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tf" ContentType="application/x-font-ttf"/>
  <Default Extension="jp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comments.xml" ContentType="application/vnd.openxmlformats-officedocument.wordprocessingml.comments+xml"/>
  <Override PartName="/word/fontTable.xml" ContentType="application/vnd.openxmlformats-officedocument.wordprocessingml.fontTable+xml"/>
  <Override PartName="/word/styles.xml" ContentType="application/vnd.openxmlformats-officedocument.wordprocessingml.styles+xml"/>
  <Override PartName="/customXML/itemProps1.xml" ContentType="application/vnd.openxmlformats-officedocument.customXmlProperties+xml"/>
  <Override PartName="/word/commentsExtended.xml" ContentType="application/vnd.openxmlformats-officedocument.wordprocessingml.commentsExtended+xml"/>
  <Override PartName="/docProps/core.xml" ContentType="application/vnd.openxmlformats-package.core-properties+xml"/>
  <Override PartName="/word/document.xml" ContentType="application/vnd.openxmlformats-officedocument.wordprocessingml.document.main+xml"/>
  <Override PartName="/word/theme/theme1.xml" ContentType="application/vnd.openxmlformats-officedocument.theme+xml"/>
  <Override PartName="/customXML/itemProps3.xml" ContentType="application/vnd.openxmlformats-officedocument.customXmlProperties+xml"/>
  <Override PartName="/customXML/itemProps2.xml" ContentType="application/vnd.openxmlformats-officedocument.customXmlProperties+xml"/>
  <Override PartName="/customXML/item1.xml" ContentType="application/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custom-properties" Target="docProps/custom.xml"/><Relationship Id="rId2" Type="http://schemas.openxmlformats.org/officeDocument/2006/relationships/officeDocument" Target="word/document.xml"/><Relationship Id="rId1" Type="http://schemas.openxmlformats.org/package/2006/relationships/metadata/core-properties" Target="docProps/core.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rPr>
          <w:color w:val="000000"/>
        </w:rPr>
      </w:pPr>
      <w:r w:rsidDel="00000000" w:rsidR="00000000" w:rsidRPr="00000000">
        <w:rPr>
          <w:rtl w:val="0"/>
        </w:rPr>
      </w:r>
    </w:p>
    <w:tbl>
      <w:tblPr>
        <w:tblStyle w:val="Table1"/>
        <w:tblW w:w="9962.0" w:type="dxa"/>
        <w:jc w:val="left"/>
        <w:tblInd w:w="0.0" w:type="dxa"/>
        <w:tblBorders>
          <w:top w:color="c2d69b" w:space="0" w:sz="4" w:val="single"/>
          <w:left w:color="c2d69b" w:space="0" w:sz="4" w:val="single"/>
          <w:bottom w:color="c2d69b" w:space="0" w:sz="4" w:val="single"/>
          <w:right w:color="c2d69b" w:space="0" w:sz="4" w:val="single"/>
          <w:insideH w:color="c2d69b" w:space="0" w:sz="4" w:val="single"/>
          <w:insideV w:color="c2d69b" w:space="0" w:sz="4" w:val="single"/>
        </w:tblBorders>
        <w:tblLayout w:type="fixed"/>
        <w:tblLook w:val="0400"/>
      </w:tblPr>
      <w:tblGrid>
        <w:gridCol w:w="9962"/>
        <w:tblGridChange w:id="0">
          <w:tblGrid>
            <w:gridCol w:w="9962"/>
          </w:tblGrid>
        </w:tblGridChange>
      </w:tblGrid>
      <w:tr>
        <w:trPr>
          <w:cantSplit w:val="0"/>
          <w:tblHeader w:val="0"/>
        </w:trPr>
        <w:tc>
          <w:tcPr>
            <w:shd w:fill="fbd5b5" w:val="clear"/>
          </w:tcPr>
          <w:p w:rsidR="00000000" w:rsidDel="00000000" w:rsidP="00000000" w:rsidRDefault="00000000" w:rsidRPr="00000000" w14:paraId="00000002">
            <w:pPr>
              <w:pBdr>
                <w:top w:space="0" w:sz="0" w:val="nil"/>
                <w:left w:space="0" w:sz="0" w:val="nil"/>
                <w:bottom w:space="0" w:sz="0" w:val="nil"/>
                <w:right w:space="0" w:sz="0" w:val="nil"/>
                <w:between w:space="0" w:sz="0" w:val="nil"/>
              </w:pBdr>
              <w:spacing w:line="360" w:lineRule="auto"/>
              <w:jc w:val="both"/>
              <w:rPr>
                <w:sz w:val="36"/>
                <w:szCs w:val="36"/>
              </w:rPr>
            </w:pPr>
            <w:sdt>
              <w:sdtPr>
                <w:tag w:val="goog_rdk_0"/>
              </w:sdtPr>
              <w:sdtContent>
                <w:r w:rsidDel="00000000" w:rsidR="00000000" w:rsidRPr="00000000">
                  <w:rPr>
                    <w:rFonts w:ascii="Arial Unicode MS" w:cs="Arial Unicode MS" w:eastAsia="Arial Unicode MS" w:hAnsi="Arial Unicode MS"/>
                    <w:sz w:val="36"/>
                    <w:szCs w:val="36"/>
                    <w:rtl w:val="0"/>
                  </w:rPr>
                  <w:t xml:space="preserve">⚠</w:t>
                </w:r>
              </w:sdtContent>
            </w:sdt>
            <w:sdt>
              <w:sdtPr>
                <w:tag w:val="goog_rdk_1"/>
              </w:sdtPr>
              <w:sdtContent>
                <w:r w:rsidDel="00000000" w:rsidR="00000000" w:rsidRPr="00000000">
                  <w:rPr>
                    <w:rFonts w:ascii="Andika" w:cs="Andika" w:eastAsia="Andika" w:hAnsi="Andika"/>
                    <w:sz w:val="36"/>
                    <w:szCs w:val="36"/>
                    <w:rtl w:val="0"/>
                  </w:rPr>
                  <w:t xml:space="preserve">️</w:t>
                </w:r>
              </w:sdtContent>
            </w:sdt>
            <w:r w:rsidDel="00000000" w:rsidR="00000000" w:rsidRPr="00000000">
              <w:rPr>
                <w:color w:val="ff0000"/>
                <w:rtl w:val="0"/>
              </w:rPr>
              <w:t xml:space="preserve">IMPORTANTE</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line="360" w:lineRule="auto"/>
              <w:jc w:val="both"/>
              <w:rPr>
                <w:sz w:val="20"/>
                <w:szCs w:val="20"/>
              </w:rPr>
            </w:pPr>
            <w:r w:rsidDel="00000000" w:rsidR="00000000" w:rsidRPr="00000000">
              <w:rPr>
                <w:sz w:val="20"/>
                <w:szCs w:val="20"/>
                <w:rtl w:val="0"/>
              </w:rPr>
              <w:t xml:space="preserve">Para este componente formativo se toma el CF019 del programa 722200 Gestión de empresas pecuarias,</w:t>
            </w:r>
          </w:p>
          <w:p w:rsidR="00000000" w:rsidDel="00000000" w:rsidP="00000000" w:rsidRDefault="00000000" w:rsidRPr="00000000" w14:paraId="00000004">
            <w:pPr>
              <w:numPr>
                <w:ilvl w:val="0"/>
                <w:numId w:val="1"/>
              </w:numPr>
              <w:pBdr>
                <w:top w:space="0" w:sz="0" w:val="nil"/>
                <w:left w:space="0" w:sz="0" w:val="nil"/>
                <w:bottom w:space="0" w:sz="0" w:val="nil"/>
                <w:right w:space="0" w:sz="0" w:val="nil"/>
                <w:between w:space="0" w:sz="0" w:val="nil"/>
              </w:pBdr>
              <w:spacing w:line="360" w:lineRule="auto"/>
              <w:ind w:left="720" w:hanging="360"/>
              <w:jc w:val="both"/>
              <w:rPr>
                <w:rFonts w:ascii="Arial" w:cs="Arial" w:eastAsia="Arial" w:hAnsi="Arial"/>
                <w:b w:val="0"/>
                <w:color w:val="ff0000"/>
                <w:sz w:val="20"/>
                <w:szCs w:val="20"/>
              </w:rPr>
            </w:pPr>
            <w:r w:rsidDel="00000000" w:rsidR="00000000" w:rsidRPr="00000000">
              <w:rPr>
                <w:rFonts w:ascii="Arial" w:cs="Arial" w:eastAsia="Arial" w:hAnsi="Arial"/>
                <w:b w:val="0"/>
                <w:color w:val="ff0000"/>
                <w:sz w:val="20"/>
                <w:szCs w:val="20"/>
                <w:rtl w:val="0"/>
              </w:rPr>
              <w:t xml:space="preserve">Los resultados de aprendizaje se actualizan, según el programa. </w:t>
            </w:r>
          </w:p>
          <w:p w:rsidR="00000000" w:rsidDel="00000000" w:rsidP="00000000" w:rsidRDefault="00000000" w:rsidRPr="00000000" w14:paraId="00000005">
            <w:pPr>
              <w:numPr>
                <w:ilvl w:val="0"/>
                <w:numId w:val="1"/>
              </w:numPr>
              <w:pBdr>
                <w:top w:space="0" w:sz="0" w:val="nil"/>
                <w:left w:space="0" w:sz="0" w:val="nil"/>
                <w:bottom w:space="0" w:sz="0" w:val="nil"/>
                <w:right w:space="0" w:sz="0" w:val="nil"/>
                <w:between w:space="0" w:sz="0" w:val="nil"/>
              </w:pBdr>
              <w:spacing w:line="360" w:lineRule="auto"/>
              <w:ind w:left="720" w:hanging="360"/>
              <w:jc w:val="both"/>
              <w:rPr>
                <w:rFonts w:ascii="Arial" w:cs="Arial" w:eastAsia="Arial" w:hAnsi="Arial"/>
                <w:b w:val="0"/>
                <w:color w:val="ff0000"/>
                <w:sz w:val="20"/>
                <w:szCs w:val="20"/>
              </w:rPr>
            </w:pPr>
            <w:r w:rsidDel="00000000" w:rsidR="00000000" w:rsidRPr="00000000">
              <w:rPr>
                <w:rFonts w:ascii="Arial" w:cs="Arial" w:eastAsia="Arial" w:hAnsi="Arial"/>
                <w:b w:val="0"/>
                <w:color w:val="ff0000"/>
                <w:sz w:val="20"/>
                <w:szCs w:val="20"/>
                <w:rtl w:val="0"/>
              </w:rPr>
              <w:t xml:space="preserve">Se agregan los numerales </w:t>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line="360" w:lineRule="auto"/>
              <w:ind w:left="1440" w:firstLine="0"/>
              <w:jc w:val="both"/>
              <w:rPr>
                <w:sz w:val="20"/>
                <w:szCs w:val="20"/>
              </w:rPr>
            </w:pPr>
            <w:r w:rsidDel="00000000" w:rsidR="00000000" w:rsidRPr="00000000">
              <w:rPr>
                <w:sz w:val="20"/>
                <w:szCs w:val="20"/>
                <w:rtl w:val="0"/>
              </w:rPr>
              <w:t xml:space="preserve">3.7 Aspectos generales del parto y la lactancia en las especies animales. </w:t>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line="360" w:lineRule="auto"/>
              <w:ind w:left="1440" w:firstLine="0"/>
              <w:jc w:val="both"/>
              <w:rPr>
                <w:sz w:val="20"/>
                <w:szCs w:val="20"/>
              </w:rPr>
            </w:pPr>
            <w:r w:rsidDel="00000000" w:rsidR="00000000" w:rsidRPr="00000000">
              <w:rPr>
                <w:sz w:val="20"/>
                <w:szCs w:val="20"/>
                <w:rtl w:val="0"/>
              </w:rPr>
              <w:t xml:space="preserve">3.8 Evaluación de parámetros reproductivos. </w:t>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line="360" w:lineRule="auto"/>
              <w:ind w:left="1440" w:firstLine="0"/>
              <w:jc w:val="both"/>
              <w:rPr>
                <w:sz w:val="20"/>
                <w:szCs w:val="20"/>
              </w:rPr>
            </w:pPr>
            <w:r w:rsidDel="00000000" w:rsidR="00000000" w:rsidRPr="00000000">
              <w:rPr>
                <w:sz w:val="20"/>
                <w:szCs w:val="20"/>
                <w:rtl w:val="0"/>
              </w:rPr>
              <w:t xml:space="preserve">4. Inseminación artificial en especies animales. </w:t>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line="360" w:lineRule="auto"/>
              <w:ind w:left="1440" w:firstLine="0"/>
              <w:jc w:val="both"/>
              <w:rPr>
                <w:sz w:val="20"/>
                <w:szCs w:val="20"/>
              </w:rPr>
            </w:pPr>
            <w:r w:rsidDel="00000000" w:rsidR="00000000" w:rsidRPr="00000000">
              <w:rPr>
                <w:sz w:val="20"/>
                <w:szCs w:val="20"/>
                <w:rtl w:val="0"/>
              </w:rPr>
              <w:t xml:space="preserve">4.1 Elementos necesarios para la IA. </w:t>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line="360" w:lineRule="auto"/>
              <w:ind w:left="1440" w:firstLine="0"/>
              <w:jc w:val="both"/>
              <w:rPr>
                <w:sz w:val="20"/>
                <w:szCs w:val="20"/>
              </w:rPr>
            </w:pPr>
            <w:r w:rsidDel="00000000" w:rsidR="00000000" w:rsidRPr="00000000">
              <w:rPr>
                <w:sz w:val="20"/>
                <w:szCs w:val="20"/>
                <w:rtl w:val="0"/>
              </w:rPr>
              <w:t xml:space="preserve">4.2 Métodos y pasos de Inseminación artificial para las especies de producción. </w:t>
            </w:r>
          </w:p>
          <w:p w:rsidR="00000000" w:rsidDel="00000000" w:rsidP="00000000" w:rsidRDefault="00000000" w:rsidRPr="00000000" w14:paraId="0000000B">
            <w:pPr>
              <w:spacing w:line="360" w:lineRule="auto"/>
              <w:jc w:val="both"/>
              <w:rPr>
                <w:sz w:val="20"/>
                <w:szCs w:val="20"/>
                <w:highlight w:val="yellow"/>
              </w:rPr>
            </w:pPr>
            <w:r w:rsidDel="00000000" w:rsidR="00000000" w:rsidRPr="00000000">
              <w:rPr>
                <w:rtl w:val="0"/>
              </w:rPr>
            </w:r>
          </w:p>
        </w:tc>
      </w:tr>
    </w:tbl>
    <w:p w:rsidR="00000000" w:rsidDel="00000000" w:rsidP="00000000" w:rsidRDefault="00000000" w:rsidRPr="00000000" w14:paraId="0000000C">
      <w:pPr>
        <w:spacing w:line="240" w:lineRule="auto"/>
        <w:jc w:val="both"/>
        <w:rPr>
          <w:b w:val="1"/>
          <w:sz w:val="20"/>
          <w:szCs w:val="20"/>
        </w:rPr>
      </w:pPr>
      <w:r w:rsidDel="00000000" w:rsidR="00000000" w:rsidRPr="00000000">
        <w:rPr>
          <w:rtl w:val="0"/>
        </w:rPr>
      </w:r>
    </w:p>
    <w:p w:rsidR="00000000" w:rsidDel="00000000" w:rsidP="00000000" w:rsidRDefault="00000000" w:rsidRPr="00000000" w14:paraId="0000000D">
      <w:pPr>
        <w:spacing w:line="240" w:lineRule="auto"/>
        <w:jc w:val="both"/>
        <w:rPr>
          <w:b w:val="1"/>
          <w:sz w:val="20"/>
          <w:szCs w:val="20"/>
        </w:rPr>
      </w:pPr>
      <w:r w:rsidDel="00000000" w:rsidR="00000000" w:rsidRPr="00000000">
        <w:rPr>
          <w:rtl w:val="0"/>
        </w:rPr>
      </w:r>
    </w:p>
    <w:p w:rsidR="00000000" w:rsidDel="00000000" w:rsidP="00000000" w:rsidRDefault="00000000" w:rsidRPr="00000000" w14:paraId="0000000E">
      <w:pPr>
        <w:spacing w:line="240" w:lineRule="auto"/>
        <w:jc w:val="both"/>
        <w:rPr>
          <w:b w:val="1"/>
          <w:sz w:val="20"/>
          <w:szCs w:val="20"/>
        </w:rPr>
      </w:pPr>
      <w:r w:rsidDel="00000000" w:rsidR="00000000" w:rsidRPr="00000000">
        <w:rPr>
          <w:rtl w:val="0"/>
        </w:rPr>
      </w:r>
    </w:p>
    <w:p w:rsidR="00000000" w:rsidDel="00000000" w:rsidP="00000000" w:rsidRDefault="00000000" w:rsidRPr="00000000" w14:paraId="0000000F">
      <w:pPr>
        <w:spacing w:line="240" w:lineRule="auto"/>
        <w:jc w:val="both"/>
        <w:rPr>
          <w:b w:val="1"/>
          <w:sz w:val="20"/>
          <w:szCs w:val="20"/>
        </w:rPr>
      </w:pPr>
      <w:r w:rsidDel="00000000" w:rsidR="00000000" w:rsidRPr="00000000">
        <w:rPr>
          <w:rtl w:val="0"/>
        </w:rPr>
      </w:r>
    </w:p>
    <w:p w:rsidR="00000000" w:rsidDel="00000000" w:rsidP="00000000" w:rsidRDefault="00000000" w:rsidRPr="00000000" w14:paraId="00000010">
      <w:pPr>
        <w:spacing w:line="240" w:lineRule="auto"/>
        <w:jc w:val="both"/>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11">
      <w:pPr>
        <w:tabs>
          <w:tab w:val="left" w:pos="3224"/>
        </w:tabs>
        <w:spacing w:line="240" w:lineRule="auto"/>
        <w:jc w:val="both"/>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2">
            <w:pPr>
              <w:jc w:val="both"/>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13">
            <w:pPr>
              <w:jc w:val="both"/>
              <w:rPr>
                <w:b w:val="0"/>
                <w:sz w:val="20"/>
                <w:szCs w:val="20"/>
              </w:rPr>
            </w:pPr>
            <w:r w:rsidDel="00000000" w:rsidR="00000000" w:rsidRPr="00000000">
              <w:rPr>
                <w:b w:val="0"/>
                <w:sz w:val="20"/>
                <w:szCs w:val="20"/>
                <w:rtl w:val="0"/>
              </w:rPr>
              <w:t xml:space="preserve">Gestión de sistemas agroecológicos.</w:t>
            </w:r>
          </w:p>
        </w:tc>
      </w:tr>
    </w:tbl>
    <w:p w:rsidR="00000000" w:rsidDel="00000000" w:rsidP="00000000" w:rsidRDefault="00000000" w:rsidRPr="00000000" w14:paraId="00000014">
      <w:pPr>
        <w:spacing w:line="240" w:lineRule="auto"/>
        <w:jc w:val="both"/>
        <w:rPr>
          <w:b w:val="1"/>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15">
            <w:pPr>
              <w:jc w:val="both"/>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16">
            <w:pPr>
              <w:jc w:val="both"/>
              <w:rPr>
                <w:b w:val="0"/>
                <w:sz w:val="20"/>
                <w:szCs w:val="20"/>
              </w:rPr>
            </w:pPr>
            <w:r w:rsidDel="00000000" w:rsidR="00000000" w:rsidRPr="00000000">
              <w:rPr>
                <w:sz w:val="20"/>
                <w:szCs w:val="20"/>
                <w:rtl w:val="0"/>
              </w:rPr>
              <w:t xml:space="preserve">270501098 -</w:t>
            </w:r>
            <w:r w:rsidDel="00000000" w:rsidR="00000000" w:rsidRPr="00000000">
              <w:rPr>
                <w:b w:val="0"/>
                <w:sz w:val="20"/>
                <w:szCs w:val="20"/>
                <w:rtl w:val="0"/>
              </w:rPr>
              <w:t xml:space="preserve"> Controlar monta natural, según especie animal y parámetros reproductivos.</w:t>
            </w:r>
          </w:p>
        </w:tc>
        <w:tc>
          <w:tcPr>
            <w:vAlign w:val="center"/>
          </w:tcPr>
          <w:p w:rsidR="00000000" w:rsidDel="00000000" w:rsidP="00000000" w:rsidRDefault="00000000" w:rsidRPr="00000000" w14:paraId="00000017">
            <w:pPr>
              <w:jc w:val="both"/>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18">
            <w:pPr>
              <w:jc w:val="both"/>
              <w:rPr>
                <w:b w:val="0"/>
                <w:sz w:val="20"/>
                <w:szCs w:val="20"/>
              </w:rPr>
            </w:pPr>
            <w:r w:rsidDel="00000000" w:rsidR="00000000" w:rsidRPr="00000000">
              <w:rPr>
                <w:color w:val="000000"/>
                <w:sz w:val="20"/>
                <w:szCs w:val="20"/>
                <w:rtl w:val="0"/>
              </w:rPr>
              <w:t xml:space="preserve">270501098-02 </w:t>
            </w:r>
            <w:r w:rsidDel="00000000" w:rsidR="00000000" w:rsidRPr="00000000">
              <w:rPr>
                <w:b w:val="0"/>
                <w:sz w:val="20"/>
                <w:szCs w:val="20"/>
                <w:rtl w:val="0"/>
              </w:rPr>
              <w:t xml:space="preserve">Manejar la reproducción de especies pecuarias de acuerdo con principios agroecológicos.</w:t>
            </w:r>
          </w:p>
          <w:p w:rsidR="00000000" w:rsidDel="00000000" w:rsidP="00000000" w:rsidRDefault="00000000" w:rsidRPr="00000000" w14:paraId="00000019">
            <w:pPr>
              <w:jc w:val="both"/>
              <w:rPr>
                <w:b w:val="0"/>
                <w:sz w:val="20"/>
                <w:szCs w:val="20"/>
              </w:rPr>
            </w:pPr>
            <w:r w:rsidDel="00000000" w:rsidR="00000000" w:rsidRPr="00000000">
              <w:rPr>
                <w:rtl w:val="0"/>
              </w:rPr>
            </w:r>
          </w:p>
          <w:p w:rsidR="00000000" w:rsidDel="00000000" w:rsidP="00000000" w:rsidRDefault="00000000" w:rsidRPr="00000000" w14:paraId="0000001A">
            <w:pPr>
              <w:jc w:val="both"/>
              <w:rPr>
                <w:b w:val="0"/>
                <w:sz w:val="20"/>
                <w:szCs w:val="20"/>
              </w:rPr>
            </w:pPr>
            <w:r w:rsidDel="00000000" w:rsidR="00000000" w:rsidRPr="00000000">
              <w:rPr>
                <w:color w:val="000000"/>
                <w:sz w:val="20"/>
                <w:szCs w:val="20"/>
                <w:rtl w:val="0"/>
              </w:rPr>
              <w:t xml:space="preserve">270501098-03 </w:t>
            </w:r>
            <w:r w:rsidDel="00000000" w:rsidR="00000000" w:rsidRPr="00000000">
              <w:rPr>
                <w:b w:val="0"/>
                <w:sz w:val="20"/>
                <w:szCs w:val="20"/>
                <w:rtl w:val="0"/>
              </w:rPr>
              <w:t xml:space="preserve">Aplicar tecnologías de la reproducción animal según criterios técnicos y principios agroecológicos.</w:t>
            </w:r>
          </w:p>
          <w:p w:rsidR="00000000" w:rsidDel="00000000" w:rsidP="00000000" w:rsidRDefault="00000000" w:rsidRPr="00000000" w14:paraId="0000001B">
            <w:pPr>
              <w:jc w:val="both"/>
              <w:rPr>
                <w:b w:val="0"/>
                <w:sz w:val="20"/>
                <w:szCs w:val="20"/>
              </w:rPr>
            </w:pPr>
            <w:r w:rsidDel="00000000" w:rsidR="00000000" w:rsidRPr="00000000">
              <w:rPr>
                <w:rtl w:val="0"/>
              </w:rPr>
            </w:r>
          </w:p>
          <w:p w:rsidR="00000000" w:rsidDel="00000000" w:rsidP="00000000" w:rsidRDefault="00000000" w:rsidRPr="00000000" w14:paraId="0000001C">
            <w:pPr>
              <w:jc w:val="both"/>
              <w:rPr>
                <w:b w:val="0"/>
                <w:sz w:val="20"/>
                <w:szCs w:val="20"/>
              </w:rPr>
            </w:pPr>
            <w:r w:rsidDel="00000000" w:rsidR="00000000" w:rsidRPr="00000000">
              <w:rPr>
                <w:color w:val="000000"/>
                <w:sz w:val="20"/>
                <w:szCs w:val="20"/>
                <w:rtl w:val="0"/>
              </w:rPr>
              <w:t xml:space="preserve">270501098-04 </w:t>
            </w:r>
            <w:r w:rsidDel="00000000" w:rsidR="00000000" w:rsidRPr="00000000">
              <w:rPr>
                <w:b w:val="0"/>
                <w:sz w:val="20"/>
                <w:szCs w:val="20"/>
                <w:rtl w:val="0"/>
              </w:rPr>
              <w:t xml:space="preserve">Evaluar el programa reproductivo según parámetros técnicos y plan de producción.</w:t>
            </w:r>
          </w:p>
        </w:tc>
      </w:tr>
    </w:tbl>
    <w:p w:rsidR="00000000" w:rsidDel="00000000" w:rsidP="00000000" w:rsidRDefault="00000000" w:rsidRPr="00000000" w14:paraId="0000001D">
      <w:pPr>
        <w:spacing w:line="240" w:lineRule="auto"/>
        <w:jc w:val="both"/>
        <w:rPr>
          <w:b w:val="1"/>
          <w:sz w:val="20"/>
          <w:szCs w:val="20"/>
          <w:highlight w:val="yellow"/>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E">
            <w:pPr>
              <w:jc w:val="both"/>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1F">
            <w:pPr>
              <w:jc w:val="both"/>
              <w:rPr>
                <w:b w:val="0"/>
                <w:sz w:val="20"/>
                <w:szCs w:val="20"/>
              </w:rPr>
            </w:pPr>
            <w:r w:rsidDel="00000000" w:rsidR="00000000" w:rsidRPr="00000000">
              <w:rPr>
                <w:b w:val="0"/>
                <w:sz w:val="20"/>
                <w:szCs w:val="20"/>
                <w:rtl w:val="0"/>
              </w:rPr>
              <w:t xml:space="preserve">017</w:t>
            </w:r>
          </w:p>
        </w:tc>
      </w:tr>
      <w:tr>
        <w:trPr>
          <w:cantSplit w:val="0"/>
          <w:trHeight w:val="340" w:hRule="atLeast"/>
          <w:tblHeader w:val="0"/>
        </w:trPr>
        <w:tc>
          <w:tcPr>
            <w:vAlign w:val="center"/>
          </w:tcPr>
          <w:p w:rsidR="00000000" w:rsidDel="00000000" w:rsidP="00000000" w:rsidRDefault="00000000" w:rsidRPr="00000000" w14:paraId="00000020">
            <w:pPr>
              <w:jc w:val="both"/>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21">
            <w:pPr>
              <w:jc w:val="both"/>
              <w:rPr>
                <w:b w:val="0"/>
                <w:sz w:val="20"/>
                <w:szCs w:val="20"/>
              </w:rPr>
            </w:pPr>
            <w:r w:rsidDel="00000000" w:rsidR="00000000" w:rsidRPr="00000000">
              <w:rPr>
                <w:b w:val="0"/>
                <w:sz w:val="20"/>
                <w:szCs w:val="20"/>
                <w:rtl w:val="0"/>
              </w:rPr>
              <w:t xml:space="preserve">Reproducción pecuaria con criterios agroecológicos.</w:t>
            </w:r>
          </w:p>
        </w:tc>
      </w:tr>
      <w:tr>
        <w:trPr>
          <w:cantSplit w:val="0"/>
          <w:trHeight w:val="340" w:hRule="atLeast"/>
          <w:tblHeader w:val="0"/>
        </w:trPr>
        <w:tc>
          <w:tcPr>
            <w:vAlign w:val="center"/>
          </w:tcPr>
          <w:p w:rsidR="00000000" w:rsidDel="00000000" w:rsidP="00000000" w:rsidRDefault="00000000" w:rsidRPr="00000000" w14:paraId="00000022">
            <w:pPr>
              <w:jc w:val="both"/>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23">
            <w:pPr>
              <w:jc w:val="both"/>
              <w:rPr>
                <w:b w:val="0"/>
                <w:sz w:val="20"/>
                <w:szCs w:val="20"/>
              </w:rPr>
            </w:pPr>
            <w:r w:rsidDel="00000000" w:rsidR="00000000" w:rsidRPr="00000000">
              <w:rPr>
                <w:b w:val="0"/>
                <w:color w:val="000000"/>
                <w:sz w:val="20"/>
                <w:szCs w:val="20"/>
                <w:rtl w:val="0"/>
              </w:rPr>
              <w:t xml:space="preserve">La reproducción es la base fundamental en los ciclos productivos, es el pedestal de la economía animal, porque un bajo índice de natalidad genera un retraso económico, pérdida de la rentabilidad y retardo en tiempos productivos. De allí, la gran importancia de la detección de celos para cada especie, el alistamiento de los animales para la monta, el seguimiento del cronograma productivo y reproductivo, el bienestar animal y otras actividades que coordinadamente impulsen la producción pecuaria.     </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24">
            <w:pPr>
              <w:jc w:val="both"/>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25">
            <w:pPr>
              <w:spacing w:line="276" w:lineRule="auto"/>
              <w:jc w:val="both"/>
              <w:rPr>
                <w:b w:val="0"/>
                <w:sz w:val="20"/>
                <w:szCs w:val="20"/>
              </w:rPr>
            </w:pPr>
            <w:r w:rsidDel="00000000" w:rsidR="00000000" w:rsidRPr="00000000">
              <w:rPr>
                <w:b w:val="0"/>
                <w:color w:val="000000"/>
                <w:sz w:val="20"/>
                <w:szCs w:val="20"/>
                <w:rtl w:val="0"/>
              </w:rPr>
              <w:t xml:space="preserve">Anatomía, bienestar animal, etología, fisiología, parámetros reproductivos.</w:t>
            </w:r>
            <w:r w:rsidDel="00000000" w:rsidR="00000000" w:rsidRPr="00000000">
              <w:rPr>
                <w:rtl w:val="0"/>
              </w:rPr>
            </w:r>
          </w:p>
        </w:tc>
      </w:tr>
    </w:tbl>
    <w:p w:rsidR="00000000" w:rsidDel="00000000" w:rsidP="00000000" w:rsidRDefault="00000000" w:rsidRPr="00000000" w14:paraId="00000026">
      <w:pPr>
        <w:spacing w:line="240" w:lineRule="auto"/>
        <w:jc w:val="both"/>
        <w:rPr>
          <w:b w:val="1"/>
          <w:sz w:val="20"/>
          <w:szCs w:val="20"/>
        </w:rPr>
      </w:pPr>
      <w:r w:rsidDel="00000000" w:rsidR="00000000" w:rsidRPr="00000000">
        <w:rPr>
          <w:rtl w:val="0"/>
        </w:rPr>
      </w:r>
    </w:p>
    <w:tbl>
      <w:tblPr>
        <w:tblStyle w:val="Table5"/>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27">
            <w:pPr>
              <w:jc w:val="both"/>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28">
            <w:pPr>
              <w:jc w:val="both"/>
              <w:rPr>
                <w:sz w:val="20"/>
                <w:szCs w:val="20"/>
              </w:rPr>
            </w:pPr>
            <w:r w:rsidDel="00000000" w:rsidR="00000000" w:rsidRPr="00000000">
              <w:rPr>
                <w:sz w:val="20"/>
                <w:szCs w:val="20"/>
                <w:rtl w:val="0"/>
              </w:rPr>
              <w:t xml:space="preserve">7-EXPLOTACIÓN PRIMARIA Y EXTRACTIVA </w:t>
            </w:r>
          </w:p>
        </w:tc>
      </w:tr>
      <w:tr>
        <w:trPr>
          <w:cantSplit w:val="0"/>
          <w:trHeight w:val="465" w:hRule="atLeast"/>
          <w:tblHeader w:val="0"/>
        </w:trPr>
        <w:tc>
          <w:tcPr>
            <w:vAlign w:val="center"/>
          </w:tcPr>
          <w:p w:rsidR="00000000" w:rsidDel="00000000" w:rsidP="00000000" w:rsidRDefault="00000000" w:rsidRPr="00000000" w14:paraId="00000029">
            <w:pPr>
              <w:jc w:val="both"/>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2A">
            <w:pPr>
              <w:jc w:val="both"/>
              <w:rPr>
                <w:sz w:val="20"/>
                <w:szCs w:val="20"/>
              </w:rPr>
            </w:pPr>
            <w:r w:rsidDel="00000000" w:rsidR="00000000" w:rsidRPr="00000000">
              <w:rPr>
                <w:sz w:val="20"/>
                <w:szCs w:val="20"/>
                <w:rtl w:val="0"/>
              </w:rPr>
              <w:t xml:space="preserve">Español.</w:t>
            </w:r>
          </w:p>
        </w:tc>
      </w:tr>
    </w:tbl>
    <w:p w:rsidR="00000000" w:rsidDel="00000000" w:rsidP="00000000" w:rsidRDefault="00000000" w:rsidRPr="00000000" w14:paraId="0000002B">
      <w:pPr>
        <w:spacing w:line="240" w:lineRule="auto"/>
        <w:jc w:val="both"/>
        <w:rPr>
          <w:sz w:val="20"/>
          <w:szCs w:val="20"/>
          <w:highlight w:val="yellow"/>
        </w:rPr>
      </w:pPr>
      <w:r w:rsidDel="00000000" w:rsidR="00000000" w:rsidRPr="00000000">
        <w:rPr>
          <w:sz w:val="20"/>
          <w:szCs w:val="20"/>
          <w:highlight w:val="yellow"/>
          <w:rtl w:val="0"/>
        </w:rPr>
        <w:t xml:space="preserve"> </w:t>
      </w:r>
    </w:p>
    <w:p w:rsidR="00000000" w:rsidDel="00000000" w:rsidP="00000000" w:rsidRDefault="00000000" w:rsidRPr="00000000" w14:paraId="0000002C">
      <w:pPr>
        <w:spacing w:line="360" w:lineRule="auto"/>
        <w:jc w:val="both"/>
        <w:rPr>
          <w:sz w:val="20"/>
          <w:szCs w:val="20"/>
          <w:highlight w:val="yellow"/>
        </w:rPr>
      </w:pPr>
      <w:r w:rsidDel="00000000" w:rsidR="00000000" w:rsidRPr="00000000">
        <w:rPr>
          <w:rtl w:val="0"/>
        </w:rPr>
      </w:r>
    </w:p>
    <w:p w:rsidR="00000000" w:rsidDel="00000000" w:rsidP="00000000" w:rsidRDefault="00000000" w:rsidRPr="00000000" w14:paraId="0000002D">
      <w:pPr>
        <w:numPr>
          <w:ilvl w:val="0"/>
          <w:numId w:val="2"/>
        </w:numPr>
        <w:pBdr>
          <w:top w:space="0" w:sz="0" w:val="nil"/>
          <w:left w:space="0" w:sz="0" w:val="nil"/>
          <w:bottom w:space="0" w:sz="0" w:val="nil"/>
          <w:right w:space="0" w:sz="0" w:val="nil"/>
          <w:between w:space="0" w:sz="0" w:val="nil"/>
        </w:pBdr>
        <w:spacing w:line="360" w:lineRule="auto"/>
        <w:ind w:left="0" w:hanging="284"/>
        <w:jc w:val="both"/>
        <w:rPr>
          <w:b w:val="1"/>
          <w:sz w:val="20"/>
          <w:szCs w:val="20"/>
        </w:rPr>
      </w:pPr>
      <w:r w:rsidDel="00000000" w:rsidR="00000000" w:rsidRPr="00000000">
        <w:rPr>
          <w:b w:val="1"/>
          <w:sz w:val="20"/>
          <w:szCs w:val="20"/>
          <w:rtl w:val="0"/>
        </w:rPr>
        <w:t xml:space="preserve">TABLA DE CONTENIDOS: </w:t>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line="360" w:lineRule="auto"/>
        <w:jc w:val="both"/>
        <w:rPr>
          <w:b w:val="1"/>
          <w:sz w:val="20"/>
          <w:szCs w:val="20"/>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line="360" w:lineRule="auto"/>
        <w:jc w:val="both"/>
        <w:rPr>
          <w:sz w:val="20"/>
          <w:szCs w:val="20"/>
        </w:rPr>
      </w:pPr>
      <w:r w:rsidDel="00000000" w:rsidR="00000000" w:rsidRPr="00000000">
        <w:rPr>
          <w:sz w:val="20"/>
          <w:szCs w:val="20"/>
          <w:rtl w:val="0"/>
        </w:rPr>
        <w:t xml:space="preserve">1. Reproducción natural en las especies pecuarias. </w:t>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line="360" w:lineRule="auto"/>
        <w:jc w:val="both"/>
        <w:rPr>
          <w:sz w:val="20"/>
          <w:szCs w:val="20"/>
        </w:rPr>
      </w:pPr>
      <w:r w:rsidDel="00000000" w:rsidR="00000000" w:rsidRPr="00000000">
        <w:rPr>
          <w:sz w:val="20"/>
          <w:szCs w:val="20"/>
          <w:rtl w:val="0"/>
        </w:rPr>
        <w:t xml:space="preserve">1.1 Características reproductivas de las especies pecuarias. </w:t>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line="360" w:lineRule="auto"/>
        <w:jc w:val="both"/>
        <w:rPr>
          <w:sz w:val="20"/>
          <w:szCs w:val="20"/>
        </w:rPr>
      </w:pPr>
      <w:r w:rsidDel="00000000" w:rsidR="00000000" w:rsidRPr="00000000">
        <w:rPr>
          <w:sz w:val="20"/>
          <w:szCs w:val="20"/>
          <w:rtl w:val="0"/>
        </w:rPr>
        <w:t xml:space="preserve">1.2 Bienestar animal en procesos reproductivos de las especies pecuarias. </w:t>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line="360" w:lineRule="auto"/>
        <w:jc w:val="both"/>
        <w:rPr>
          <w:sz w:val="20"/>
          <w:szCs w:val="20"/>
        </w:rPr>
      </w:pPr>
      <w:r w:rsidDel="00000000" w:rsidR="00000000" w:rsidRPr="00000000">
        <w:rPr>
          <w:sz w:val="20"/>
          <w:szCs w:val="20"/>
          <w:rtl w:val="0"/>
        </w:rPr>
        <w:t xml:space="preserve">1.3 Anatomía del Aparato reproductor de la hembra y el macho. </w:t>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line="360" w:lineRule="auto"/>
        <w:jc w:val="both"/>
        <w:rPr>
          <w:sz w:val="20"/>
          <w:szCs w:val="20"/>
        </w:rPr>
      </w:pPr>
      <w:r w:rsidDel="00000000" w:rsidR="00000000" w:rsidRPr="00000000">
        <w:rPr>
          <w:sz w:val="20"/>
          <w:szCs w:val="20"/>
          <w:rtl w:val="0"/>
        </w:rPr>
        <w:t xml:space="preserve">1.4 Celo. </w:t>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line="360" w:lineRule="auto"/>
        <w:jc w:val="both"/>
        <w:rPr>
          <w:sz w:val="20"/>
          <w:szCs w:val="20"/>
        </w:rPr>
      </w:pPr>
      <w:r w:rsidDel="00000000" w:rsidR="00000000" w:rsidRPr="00000000">
        <w:rPr>
          <w:sz w:val="20"/>
          <w:szCs w:val="20"/>
          <w:rtl w:val="0"/>
        </w:rPr>
        <w:t xml:space="preserve">1.5 Mecanismos y herramientas para la detección del celo. </w:t>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line="360" w:lineRule="auto"/>
        <w:jc w:val="both"/>
        <w:rPr>
          <w:sz w:val="20"/>
          <w:szCs w:val="20"/>
        </w:rPr>
      </w:pPr>
      <w:r w:rsidDel="00000000" w:rsidR="00000000" w:rsidRPr="00000000">
        <w:rPr>
          <w:sz w:val="20"/>
          <w:szCs w:val="20"/>
          <w:rtl w:val="0"/>
        </w:rPr>
        <w:t xml:space="preserve">2. Bioseguridad y manejo de los animales destinados para la reproducción natural. </w:t>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line="360" w:lineRule="auto"/>
        <w:jc w:val="both"/>
        <w:rPr>
          <w:sz w:val="20"/>
          <w:szCs w:val="20"/>
        </w:rPr>
      </w:pPr>
      <w:r w:rsidDel="00000000" w:rsidR="00000000" w:rsidRPr="00000000">
        <w:rPr>
          <w:sz w:val="20"/>
          <w:szCs w:val="20"/>
          <w:rtl w:val="0"/>
        </w:rPr>
        <w:t xml:space="preserve">2.1 Elementos de conducción, sujeción e inmovilización para los animales en reproducción. </w:t>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line="360" w:lineRule="auto"/>
        <w:jc w:val="both"/>
        <w:rPr>
          <w:sz w:val="20"/>
          <w:szCs w:val="20"/>
        </w:rPr>
      </w:pPr>
      <w:r w:rsidDel="00000000" w:rsidR="00000000" w:rsidRPr="00000000">
        <w:rPr>
          <w:sz w:val="20"/>
          <w:szCs w:val="20"/>
          <w:rtl w:val="0"/>
        </w:rPr>
        <w:t xml:space="preserve">2.2 Principales enfermedades reproductivas por especie animal. </w:t>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line="360" w:lineRule="auto"/>
        <w:jc w:val="both"/>
        <w:rPr>
          <w:sz w:val="20"/>
          <w:szCs w:val="20"/>
        </w:rPr>
      </w:pPr>
      <w:r w:rsidDel="00000000" w:rsidR="00000000" w:rsidRPr="00000000">
        <w:rPr>
          <w:sz w:val="20"/>
          <w:szCs w:val="20"/>
          <w:rtl w:val="0"/>
        </w:rPr>
        <w:t xml:space="preserve">3. Parámetros reproductivos en las especies pecuarias. </w:t>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line="360" w:lineRule="auto"/>
        <w:jc w:val="both"/>
        <w:rPr>
          <w:sz w:val="20"/>
          <w:szCs w:val="20"/>
        </w:rPr>
      </w:pPr>
      <w:r w:rsidDel="00000000" w:rsidR="00000000" w:rsidRPr="00000000">
        <w:rPr>
          <w:sz w:val="20"/>
          <w:szCs w:val="20"/>
          <w:rtl w:val="0"/>
        </w:rPr>
        <w:t xml:space="preserve">3.1 Fisiología de la reproducción natural. </w:t>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line="360" w:lineRule="auto"/>
        <w:jc w:val="both"/>
        <w:rPr>
          <w:sz w:val="20"/>
          <w:szCs w:val="20"/>
        </w:rPr>
      </w:pPr>
      <w:r w:rsidDel="00000000" w:rsidR="00000000" w:rsidRPr="00000000">
        <w:rPr>
          <w:sz w:val="20"/>
          <w:szCs w:val="20"/>
          <w:rtl w:val="0"/>
        </w:rPr>
        <w:t xml:space="preserve">3.2 Definición y descripción del ciclo estral de los animales domésticos. </w:t>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line="360" w:lineRule="auto"/>
        <w:jc w:val="both"/>
        <w:rPr>
          <w:sz w:val="20"/>
          <w:szCs w:val="20"/>
        </w:rPr>
      </w:pPr>
      <w:r w:rsidDel="00000000" w:rsidR="00000000" w:rsidRPr="00000000">
        <w:rPr>
          <w:sz w:val="20"/>
          <w:szCs w:val="20"/>
          <w:rtl w:val="0"/>
        </w:rPr>
        <w:t xml:space="preserve">3.3 Proceso reproductivo de la monta natural. </w:t>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line="360" w:lineRule="auto"/>
        <w:jc w:val="both"/>
        <w:rPr>
          <w:sz w:val="20"/>
          <w:szCs w:val="20"/>
        </w:rPr>
      </w:pPr>
      <w:r w:rsidDel="00000000" w:rsidR="00000000" w:rsidRPr="00000000">
        <w:rPr>
          <w:sz w:val="20"/>
          <w:szCs w:val="20"/>
          <w:rtl w:val="0"/>
        </w:rPr>
        <w:t xml:space="preserve">3.4 Cronograma de proceso de monta natural en animales domésticos. </w:t>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line="360" w:lineRule="auto"/>
        <w:jc w:val="both"/>
        <w:rPr>
          <w:sz w:val="20"/>
          <w:szCs w:val="20"/>
        </w:rPr>
      </w:pPr>
      <w:r w:rsidDel="00000000" w:rsidR="00000000" w:rsidRPr="00000000">
        <w:rPr>
          <w:sz w:val="20"/>
          <w:szCs w:val="20"/>
          <w:rtl w:val="0"/>
        </w:rPr>
        <w:t xml:space="preserve">3.5 Comportamiento reproductivo animal. </w:t>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line="360" w:lineRule="auto"/>
        <w:jc w:val="both"/>
        <w:rPr>
          <w:sz w:val="20"/>
          <w:szCs w:val="20"/>
        </w:rPr>
      </w:pPr>
      <w:r w:rsidDel="00000000" w:rsidR="00000000" w:rsidRPr="00000000">
        <w:rPr>
          <w:sz w:val="20"/>
          <w:szCs w:val="20"/>
          <w:rtl w:val="0"/>
        </w:rPr>
        <w:t xml:space="preserve">3.6 Gestación por especie animal. </w:t>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line="360" w:lineRule="auto"/>
        <w:jc w:val="both"/>
        <w:rPr>
          <w:color w:val="ff0000"/>
          <w:sz w:val="20"/>
          <w:szCs w:val="20"/>
        </w:rPr>
      </w:pPr>
      <w:r w:rsidDel="00000000" w:rsidR="00000000" w:rsidRPr="00000000">
        <w:rPr>
          <w:color w:val="ff0000"/>
          <w:sz w:val="20"/>
          <w:szCs w:val="20"/>
          <w:rtl w:val="0"/>
        </w:rPr>
        <w:t xml:space="preserve">3.7 Aspectos generales del parto y la lactancia en las especies animales. </w:t>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line="360" w:lineRule="auto"/>
        <w:jc w:val="both"/>
        <w:rPr>
          <w:color w:val="ff0000"/>
          <w:sz w:val="20"/>
          <w:szCs w:val="20"/>
        </w:rPr>
      </w:pPr>
      <w:r w:rsidDel="00000000" w:rsidR="00000000" w:rsidRPr="00000000">
        <w:rPr>
          <w:color w:val="ff0000"/>
          <w:sz w:val="20"/>
          <w:szCs w:val="20"/>
          <w:rtl w:val="0"/>
        </w:rPr>
        <w:t xml:space="preserve">3.8 Evaluación de parámetros reproductivos. </w:t>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line="360" w:lineRule="auto"/>
        <w:jc w:val="both"/>
        <w:rPr>
          <w:color w:val="ff0000"/>
          <w:sz w:val="20"/>
          <w:szCs w:val="20"/>
        </w:rPr>
      </w:pPr>
      <w:r w:rsidDel="00000000" w:rsidR="00000000" w:rsidRPr="00000000">
        <w:rPr>
          <w:color w:val="ff0000"/>
          <w:sz w:val="20"/>
          <w:szCs w:val="20"/>
          <w:rtl w:val="0"/>
        </w:rPr>
        <w:t xml:space="preserve">4. Inseminación artificial en especies animales. </w:t>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line="360" w:lineRule="auto"/>
        <w:jc w:val="both"/>
        <w:rPr>
          <w:color w:val="ff0000"/>
          <w:sz w:val="20"/>
          <w:szCs w:val="20"/>
        </w:rPr>
      </w:pPr>
      <w:r w:rsidDel="00000000" w:rsidR="00000000" w:rsidRPr="00000000">
        <w:rPr>
          <w:color w:val="ff0000"/>
          <w:sz w:val="20"/>
          <w:szCs w:val="20"/>
          <w:rtl w:val="0"/>
        </w:rPr>
        <w:t xml:space="preserve">4.1 Elementos necesarios para la IA. </w:t>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line="360" w:lineRule="auto"/>
        <w:jc w:val="both"/>
        <w:rPr>
          <w:sz w:val="20"/>
          <w:szCs w:val="20"/>
        </w:rPr>
      </w:pPr>
      <w:r w:rsidDel="00000000" w:rsidR="00000000" w:rsidRPr="00000000">
        <w:rPr>
          <w:color w:val="ff0000"/>
          <w:sz w:val="20"/>
          <w:szCs w:val="20"/>
          <w:rtl w:val="0"/>
        </w:rPr>
        <w:t xml:space="preserve">4.2 Métodos y pasos de Inseminación artificial para las especies de producción. </w:t>
      </w: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line="360" w:lineRule="auto"/>
        <w:jc w:val="both"/>
        <w:rPr>
          <w:sz w:val="20"/>
          <w:szCs w:val="20"/>
        </w:rPr>
      </w:pPr>
      <w:r w:rsidDel="00000000" w:rsidR="00000000" w:rsidRPr="00000000">
        <w:rPr>
          <w:sz w:val="20"/>
          <w:szCs w:val="20"/>
          <w:rtl w:val="0"/>
        </w:rPr>
        <w:t xml:space="preserve">5. Procedimientos estandarizados, y de seguridad en el trabajo en la explotación destinada a la reproducción animal.</w:t>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line="360" w:lineRule="auto"/>
        <w:jc w:val="both"/>
        <w:rPr>
          <w:sz w:val="20"/>
          <w:szCs w:val="20"/>
        </w:rPr>
      </w:pPr>
      <w:r w:rsidDel="00000000" w:rsidR="00000000" w:rsidRPr="00000000">
        <w:rPr>
          <w:sz w:val="20"/>
          <w:szCs w:val="20"/>
          <w:rtl w:val="0"/>
        </w:rPr>
        <w:t xml:space="preserve"> 5.1 Definición y aplicación del POE en reproducción natural. </w:t>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line="360" w:lineRule="auto"/>
        <w:jc w:val="both"/>
        <w:rPr>
          <w:sz w:val="20"/>
          <w:szCs w:val="20"/>
        </w:rPr>
      </w:pPr>
      <w:r w:rsidDel="00000000" w:rsidR="00000000" w:rsidRPr="00000000">
        <w:rPr>
          <w:sz w:val="20"/>
          <w:szCs w:val="20"/>
          <w:rtl w:val="0"/>
        </w:rPr>
        <w:t xml:space="preserve">5.2 Tipos, procedimiento, registros y manejo en reproducción natural. </w:t>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line="360" w:lineRule="auto"/>
        <w:jc w:val="both"/>
        <w:rPr>
          <w:sz w:val="20"/>
          <w:szCs w:val="20"/>
        </w:rPr>
      </w:pPr>
      <w:r w:rsidDel="00000000" w:rsidR="00000000" w:rsidRPr="00000000">
        <w:rPr>
          <w:sz w:val="20"/>
          <w:szCs w:val="20"/>
          <w:rtl w:val="0"/>
        </w:rPr>
        <w:t xml:space="preserve">5.3 Buenas prácticas pecuarias en reproducción natural. </w:t>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line="360" w:lineRule="auto"/>
        <w:jc w:val="both"/>
        <w:rPr>
          <w:sz w:val="20"/>
          <w:szCs w:val="20"/>
        </w:rPr>
      </w:pPr>
      <w:r w:rsidDel="00000000" w:rsidR="00000000" w:rsidRPr="00000000">
        <w:rPr>
          <w:sz w:val="20"/>
          <w:szCs w:val="20"/>
          <w:rtl w:val="0"/>
        </w:rPr>
        <w:t xml:space="preserve">5.4 Normas de salud y seguridad en el trabajo y medio ambiente en explotaciones pecuarias dedicadas a la reproducción animal. </w:t>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line="360" w:lineRule="auto"/>
        <w:jc w:val="both"/>
        <w:rPr>
          <w:sz w:val="20"/>
          <w:szCs w:val="20"/>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line="360" w:lineRule="auto"/>
        <w:jc w:val="both"/>
        <w:rPr>
          <w:sz w:val="20"/>
          <w:szCs w:val="20"/>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line="360" w:lineRule="auto"/>
        <w:jc w:val="both"/>
        <w:rPr>
          <w:sz w:val="20"/>
          <w:szCs w:val="20"/>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line="360" w:lineRule="auto"/>
        <w:jc w:val="both"/>
        <w:rPr>
          <w:sz w:val="20"/>
          <w:szCs w:val="20"/>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line="360" w:lineRule="auto"/>
        <w:jc w:val="both"/>
        <w:rPr>
          <w:b w:val="1"/>
          <w:sz w:val="20"/>
          <w:szCs w:val="20"/>
        </w:rPr>
      </w:pPr>
      <w:r w:rsidDel="00000000" w:rsidR="00000000" w:rsidRPr="00000000">
        <w:rPr>
          <w:b w:val="1"/>
          <w:sz w:val="20"/>
          <w:szCs w:val="20"/>
          <w:rtl w:val="0"/>
        </w:rPr>
        <w:t xml:space="preserve">2. DESARROLLO DE CONTENIDO </w:t>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line="360" w:lineRule="auto"/>
        <w:jc w:val="both"/>
        <w:rPr>
          <w:b w:val="1"/>
          <w:sz w:val="20"/>
          <w:szCs w:val="20"/>
        </w:rPr>
      </w:pPr>
      <w:r w:rsidDel="00000000" w:rsidR="00000000" w:rsidRPr="00000000">
        <w:rPr>
          <w:rtl w:val="0"/>
        </w:rPr>
      </w:r>
    </w:p>
    <w:p w:rsidR="00000000" w:rsidDel="00000000" w:rsidP="00000000" w:rsidRDefault="00000000" w:rsidRPr="00000000" w14:paraId="0000004F">
      <w:pPr>
        <w:jc w:val="both"/>
        <w:rPr>
          <w:b w:val="1"/>
          <w:sz w:val="20"/>
          <w:szCs w:val="20"/>
        </w:rPr>
      </w:pPr>
      <w:r w:rsidDel="00000000" w:rsidR="00000000" w:rsidRPr="00000000">
        <w:rPr>
          <w:b w:val="1"/>
          <w:sz w:val="20"/>
          <w:szCs w:val="20"/>
          <w:rtl w:val="0"/>
        </w:rPr>
        <w:t xml:space="preserve">3.7 Aspectos generales del parto y la lactancia en las especies animales</w:t>
      </w:r>
    </w:p>
    <w:p w:rsidR="00000000" w:rsidDel="00000000" w:rsidP="00000000" w:rsidRDefault="00000000" w:rsidRPr="00000000" w14:paraId="00000050">
      <w:pPr>
        <w:pBdr>
          <w:top w:space="0" w:sz="0" w:val="nil"/>
          <w:left w:space="0" w:sz="0" w:val="nil"/>
          <w:bottom w:space="0" w:sz="0" w:val="nil"/>
          <w:right w:space="0" w:sz="0" w:val="nil"/>
          <w:between w:space="0" w:sz="0" w:val="nil"/>
        </w:pBdr>
        <w:ind w:left="360" w:firstLine="0"/>
        <w:rPr>
          <w:b w:val="1"/>
          <w:color w:val="000000"/>
          <w:sz w:val="20"/>
          <w:szCs w:val="20"/>
        </w:rPr>
      </w:pPr>
      <w:r w:rsidDel="00000000" w:rsidR="00000000" w:rsidRPr="00000000">
        <w:rPr>
          <w:rtl w:val="0"/>
        </w:rPr>
      </w:r>
    </w:p>
    <w:p w:rsidR="00000000" w:rsidDel="00000000" w:rsidP="00000000" w:rsidRDefault="00000000" w:rsidRPr="00000000" w14:paraId="00000051">
      <w:pPr>
        <w:jc w:val="both"/>
        <w:rPr>
          <w:sz w:val="20"/>
          <w:szCs w:val="20"/>
        </w:rPr>
      </w:pPr>
      <w:r w:rsidDel="00000000" w:rsidR="00000000" w:rsidRPr="00000000">
        <w:rPr>
          <w:sz w:val="20"/>
          <w:szCs w:val="20"/>
          <w:rtl w:val="0"/>
        </w:rPr>
        <w:t xml:space="preserve">El parto se denomina el proceso por el cual las especies animales expulsan la placenta con la cría o crías, por medio de la intervención de las hormonas; está marcado por algunos signos como: </w:t>
      </w:r>
    </w:p>
    <w:p w:rsidR="00000000" w:rsidDel="00000000" w:rsidP="00000000" w:rsidRDefault="00000000" w:rsidRPr="00000000" w14:paraId="00000052">
      <w:pPr>
        <w:jc w:val="both"/>
        <w:rPr>
          <w:sz w:val="20"/>
          <w:szCs w:val="20"/>
        </w:rPr>
      </w:pPr>
      <w:r w:rsidDel="00000000" w:rsidR="00000000" w:rsidRPr="00000000">
        <w:rPr>
          <w:rtl w:val="0"/>
        </w:rPr>
      </w:r>
    </w:p>
    <w:p w:rsidR="00000000" w:rsidDel="00000000" w:rsidP="00000000" w:rsidRDefault="00000000" w:rsidRPr="00000000" w14:paraId="00000053">
      <w:pPr>
        <w:jc w:val="center"/>
        <w:rPr>
          <w:sz w:val="20"/>
          <w:szCs w:val="20"/>
        </w:rPr>
      </w:pPr>
      <w:r w:rsidDel="00000000" w:rsidR="00000000" w:rsidRPr="00000000">
        <w:rPr>
          <w:sz w:val="20"/>
          <w:szCs w:val="20"/>
        </w:rPr>
        <mc:AlternateContent>
          <mc:Choice Requires="wpg">
            <w:drawing>
              <wp:inline distB="0" distT="0" distL="0" distR="0">
                <wp:extent cx="5192138" cy="1896652"/>
                <wp:effectExtent b="0" l="0" r="0" t="0"/>
                <wp:docPr id="105" name=""/>
                <a:graphic>
                  <a:graphicData uri="http://schemas.microsoft.com/office/word/2010/wordprocessingGroup">
                    <wpg:wgp>
                      <wpg:cNvGrpSpPr/>
                      <wpg:grpSpPr>
                        <a:xfrm>
                          <a:off x="2749931" y="2831674"/>
                          <a:ext cx="5192138" cy="1896652"/>
                          <a:chOff x="2749931" y="2831674"/>
                          <a:chExt cx="5192138" cy="1896652"/>
                        </a:xfrm>
                      </wpg:grpSpPr>
                      <wpg:grpSp>
                        <wpg:cNvGrpSpPr/>
                        <wpg:grpSpPr>
                          <a:xfrm>
                            <a:off x="2749931" y="2831674"/>
                            <a:ext cx="5192138" cy="1896652"/>
                            <a:chOff x="2749931" y="2831674"/>
                            <a:chExt cx="5192138" cy="1896652"/>
                          </a:xfrm>
                        </wpg:grpSpPr>
                        <wps:wsp>
                          <wps:cNvSpPr/>
                          <wps:cNvPr id="3" name="Shape 3"/>
                          <wps:spPr>
                            <a:xfrm>
                              <a:off x="2749931" y="2831674"/>
                              <a:ext cx="5192125" cy="1896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749931" y="2831674"/>
                              <a:ext cx="5192138" cy="1896652"/>
                              <a:chOff x="0" y="0"/>
                              <a:chExt cx="5192137" cy="1896650"/>
                            </a:xfrm>
                          </wpg:grpSpPr>
                          <wps:wsp>
                            <wps:cNvSpPr/>
                            <wps:cNvPr id="28" name="Shape 28"/>
                            <wps:spPr>
                              <a:xfrm>
                                <a:off x="0" y="0"/>
                                <a:ext cx="5192125" cy="1896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192137" cy="1896650"/>
                                <a:chOff x="0" y="0"/>
                                <a:chExt cx="5192137" cy="1896650"/>
                              </a:xfrm>
                            </wpg:grpSpPr>
                            <wps:wsp>
                              <wps:cNvSpPr/>
                              <wps:cNvPr id="30" name="Shape 30"/>
                              <wps:spPr>
                                <a:xfrm>
                                  <a:off x="0" y="0"/>
                                  <a:ext cx="5192125" cy="1896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0" y="461563"/>
                                  <a:ext cx="1622543" cy="973525"/>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a:off x="0" y="461563"/>
                                  <a:ext cx="1622543" cy="97352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32"/>
                                        <w:vertAlign w:val="baseline"/>
                                      </w:rPr>
                                      <w:t xml:space="preserve">Cambios de comportamiento de la hembra</w:t>
                                    </w:r>
                                  </w:p>
                                </w:txbxContent>
                              </wps:txbx>
                              <wps:bodyPr anchorCtr="0" anchor="ctr" bIns="60950" lIns="60950" spcFirstLastPara="1" rIns="60950" wrap="square" tIns="60950">
                                <a:noAutofit/>
                              </wps:bodyPr>
                            </wps:wsp>
                            <wps:wsp>
                              <wps:cNvSpPr/>
                              <wps:cNvPr id="33" name="Shape 33"/>
                              <wps:spPr>
                                <a:xfrm>
                                  <a:off x="1784797" y="461563"/>
                                  <a:ext cx="1622543" cy="973525"/>
                                </a:xfrm>
                                <a:prstGeom prst="rect">
                                  <a:avLst/>
                                </a:prstGeom>
                                <a:solidFill>
                                  <a:srgbClr val="5DAEA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1784797" y="461563"/>
                                  <a:ext cx="1622543" cy="97352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32"/>
                                        <w:vertAlign w:val="baseline"/>
                                      </w:rPr>
                                      <w:t xml:space="preserve">Aumento de líquidos vaginales </w:t>
                                    </w:r>
                                  </w:p>
                                </w:txbxContent>
                              </wps:txbx>
                              <wps:bodyPr anchorCtr="0" anchor="ctr" bIns="60950" lIns="60950" spcFirstLastPara="1" rIns="60950" wrap="square" tIns="60950">
                                <a:noAutofit/>
                              </wps:bodyPr>
                            </wps:wsp>
                            <wps:wsp>
                              <wps:cNvSpPr/>
                              <wps:cNvPr id="35" name="Shape 35"/>
                              <wps:spPr>
                                <a:xfrm>
                                  <a:off x="3569594" y="461563"/>
                                  <a:ext cx="1622543" cy="973525"/>
                                </a:xfrm>
                                <a:prstGeom prst="rect">
                                  <a:avLst/>
                                </a:prstGeom>
                                <a:solidFill>
                                  <a:srgbClr val="7F63A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3569594" y="461563"/>
                                  <a:ext cx="1622543" cy="97352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32"/>
                                        <w:vertAlign w:val="baseline"/>
                                      </w:rPr>
                                      <w:t xml:space="preserve">Dilatación de la vulva </w:t>
                                    </w:r>
                                  </w:p>
                                </w:txbxContent>
                              </wps:txbx>
                              <wps:bodyPr anchorCtr="0" anchor="ctr" bIns="60950" lIns="60950" spcFirstLastPara="1" rIns="60950" wrap="square" tIns="60950">
                                <a:noAutofit/>
                              </wps:bodyPr>
                            </wps:wsp>
                          </wpg:grpSp>
                        </wpg:grpSp>
                      </wpg:grpSp>
                    </wpg:wgp>
                  </a:graphicData>
                </a:graphic>
              </wp:inline>
            </w:drawing>
          </mc:Choice>
          <mc:Fallback>
            <w:drawing>
              <wp:inline distB="0" distT="0" distL="0" distR="0">
                <wp:extent cx="5192138" cy="1896652"/>
                <wp:effectExtent b="0" l="0" r="0" t="0"/>
                <wp:docPr id="105" name="image2.png"/>
                <a:graphic>
                  <a:graphicData uri="http://schemas.openxmlformats.org/drawingml/2006/picture">
                    <pic:pic>
                      <pic:nvPicPr>
                        <pic:cNvPr id="0" name="image2.png"/>
                        <pic:cNvPicPr preferRelativeResize="0"/>
                      </pic:nvPicPr>
                      <pic:blipFill>
                        <a:blip r:embed="rId9"/>
                        <a:srcRect/>
                        <a:stretch>
                          <a:fillRect/>
                        </a:stretch>
                      </pic:blipFill>
                      <pic:spPr>
                        <a:xfrm>
                          <a:off x="0" y="0"/>
                          <a:ext cx="5192138" cy="189665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4">
      <w:pPr>
        <w:rPr>
          <w:sz w:val="20"/>
          <w:szCs w:val="20"/>
        </w:rPr>
      </w:pPr>
      <w:r w:rsidDel="00000000" w:rsidR="00000000" w:rsidRPr="00000000">
        <w:rPr>
          <w:sz w:val="20"/>
          <w:szCs w:val="20"/>
          <w:rtl w:val="0"/>
        </w:rPr>
        <w:t xml:space="preserve">Se debe tener en cuenta que en la mayoría de las especies la posición del feto se ubica descansando sobre el abdomen con las patas anteriores dirigidas hacia la abertura uterina (cérvix), y la cabeza entre ambas; las otras posiciones se determinan como anormales.</w:t>
      </w:r>
    </w:p>
    <w:p w:rsidR="00000000" w:rsidDel="00000000" w:rsidP="00000000" w:rsidRDefault="00000000" w:rsidRPr="00000000" w14:paraId="00000055">
      <w:pPr>
        <w:jc w:val="both"/>
        <w:rPr>
          <w:sz w:val="20"/>
          <w:szCs w:val="20"/>
        </w:rPr>
      </w:pPr>
      <w:r w:rsidDel="00000000" w:rsidR="00000000" w:rsidRPr="00000000">
        <w:rPr>
          <w:rtl w:val="0"/>
        </w:rPr>
      </w:r>
    </w:p>
    <w:p w:rsidR="00000000" w:rsidDel="00000000" w:rsidP="00000000" w:rsidRDefault="00000000" w:rsidRPr="00000000" w14:paraId="00000056">
      <w:pPr>
        <w:jc w:val="center"/>
        <w:rPr>
          <w:sz w:val="20"/>
          <w:szCs w:val="20"/>
        </w:rPr>
      </w:pPr>
      <w:sdt>
        <w:sdtPr>
          <w:tag w:val="goog_rdk_2"/>
        </w:sdtPr>
        <w:sdtContent>
          <w:commentRangeStart w:id="0"/>
        </w:sdtContent>
      </w:sdt>
      <w:r w:rsidDel="00000000" w:rsidR="00000000" w:rsidRPr="00000000">
        <w:rPr>
          <w:sz w:val="20"/>
          <w:szCs w:val="20"/>
        </w:rPr>
        <w:drawing>
          <wp:inline distB="0" distT="0" distL="0" distR="0">
            <wp:extent cx="2263336" cy="2080440"/>
            <wp:effectExtent b="0" l="0" r="0" t="0"/>
            <wp:docPr id="108"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263336" cy="2080440"/>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57">
      <w:pPr>
        <w:jc w:val="both"/>
        <w:rPr>
          <w:sz w:val="20"/>
          <w:szCs w:val="20"/>
        </w:rPr>
      </w:pPr>
      <w:r w:rsidDel="00000000" w:rsidR="00000000" w:rsidRPr="00000000">
        <w:rPr>
          <w:sz w:val="20"/>
          <w:szCs w:val="20"/>
          <w:rtl w:val="0"/>
        </w:rPr>
        <w:t xml:space="preserve">Tradicionalmente, el parto se ha dividido en tres etapas y la transición entre ellas se lleva a cabo de forma gradual. Las tres etapas se presentan a continuación:</w:t>
      </w:r>
    </w:p>
    <w:p w:rsidR="00000000" w:rsidDel="00000000" w:rsidP="00000000" w:rsidRDefault="00000000" w:rsidRPr="00000000" w14:paraId="00000058">
      <w:pPr>
        <w:jc w:val="both"/>
        <w:rPr>
          <w:sz w:val="20"/>
          <w:szCs w:val="20"/>
        </w:rPr>
      </w:pPr>
      <w:r w:rsidDel="00000000" w:rsidR="00000000" w:rsidRPr="00000000">
        <w:rPr>
          <w:rtl w:val="0"/>
        </w:rPr>
      </w:r>
    </w:p>
    <w:p w:rsidR="00000000" w:rsidDel="00000000" w:rsidP="00000000" w:rsidRDefault="00000000" w:rsidRPr="00000000" w14:paraId="00000059">
      <w:pPr>
        <w:rPr>
          <w:sz w:val="20"/>
          <w:szCs w:val="20"/>
        </w:rPr>
      </w:pPr>
      <w:r w:rsidDel="00000000" w:rsidR="00000000" w:rsidRPr="00000000">
        <w:rPr>
          <w:rtl w:val="0"/>
        </w:rPr>
      </w:r>
    </w:p>
    <w:tbl>
      <w:tblPr>
        <w:tblStyle w:val="Table6"/>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962"/>
        <w:tblGridChange w:id="0">
          <w:tblGrid>
            <w:gridCol w:w="9962"/>
          </w:tblGrid>
        </w:tblGridChange>
      </w:tblGrid>
      <w:tr>
        <w:trPr>
          <w:cantSplit w:val="0"/>
          <w:tblHeader w:val="0"/>
        </w:trPr>
        <w:tc>
          <w:tcPr>
            <w:shd w:fill="f79646" w:val="clear"/>
          </w:tcPr>
          <w:p w:rsidR="00000000" w:rsidDel="00000000" w:rsidP="00000000" w:rsidRDefault="00000000" w:rsidRPr="00000000" w14:paraId="0000005A">
            <w:pPr>
              <w:rPr>
                <w:sz w:val="20"/>
                <w:szCs w:val="20"/>
              </w:rPr>
            </w:pPr>
            <w:r w:rsidDel="00000000" w:rsidR="00000000" w:rsidRPr="00000000">
              <w:rPr>
                <w:rtl w:val="0"/>
              </w:rPr>
            </w:r>
          </w:p>
          <w:p w:rsidR="00000000" w:rsidDel="00000000" w:rsidP="00000000" w:rsidRDefault="00000000" w:rsidRPr="00000000" w14:paraId="0000005B">
            <w:pPr>
              <w:jc w:val="center"/>
              <w:rPr>
                <w:color w:val="ffffff"/>
              </w:rPr>
            </w:pPr>
            <w:r w:rsidDel="00000000" w:rsidR="00000000" w:rsidRPr="00000000">
              <w:rPr>
                <w:color w:val="ffffff"/>
                <w:rtl w:val="0"/>
              </w:rPr>
              <w:t xml:space="preserve">Pasos</w:t>
            </w:r>
          </w:p>
          <w:p w:rsidR="00000000" w:rsidDel="00000000" w:rsidP="00000000" w:rsidRDefault="00000000" w:rsidRPr="00000000" w14:paraId="0000005C">
            <w:pPr>
              <w:jc w:val="center"/>
              <w:rPr>
                <w:sz w:val="20"/>
                <w:szCs w:val="20"/>
              </w:rPr>
            </w:pPr>
            <w:r w:rsidDel="00000000" w:rsidR="00000000" w:rsidRPr="00000000">
              <w:rPr>
                <w:color w:val="ffffff"/>
                <w:rtl w:val="0"/>
              </w:rPr>
              <w:t xml:space="preserve">CF017_3.7_Aspectos generales del parto y la lactancia en las especies animales</w:t>
            </w:r>
            <w:r w:rsidDel="00000000" w:rsidR="00000000" w:rsidRPr="00000000">
              <w:rPr>
                <w:rtl w:val="0"/>
              </w:rPr>
            </w:r>
          </w:p>
          <w:p w:rsidR="00000000" w:rsidDel="00000000" w:rsidP="00000000" w:rsidRDefault="00000000" w:rsidRPr="00000000" w14:paraId="0000005D">
            <w:pPr>
              <w:rPr>
                <w:sz w:val="20"/>
                <w:szCs w:val="20"/>
              </w:rPr>
            </w:pPr>
            <w:r w:rsidDel="00000000" w:rsidR="00000000" w:rsidRPr="00000000">
              <w:rPr>
                <w:rtl w:val="0"/>
              </w:rPr>
            </w:r>
          </w:p>
        </w:tc>
      </w:tr>
    </w:tbl>
    <w:p w:rsidR="00000000" w:rsidDel="00000000" w:rsidP="00000000" w:rsidRDefault="00000000" w:rsidRPr="00000000" w14:paraId="0000005E">
      <w:pPr>
        <w:rPr>
          <w:sz w:val="20"/>
          <w:szCs w:val="20"/>
        </w:rPr>
      </w:pPr>
      <w:r w:rsidDel="00000000" w:rsidR="00000000" w:rsidRPr="00000000">
        <w:rPr>
          <w:rtl w:val="0"/>
        </w:rPr>
      </w:r>
    </w:p>
    <w:p w:rsidR="00000000" w:rsidDel="00000000" w:rsidP="00000000" w:rsidRDefault="00000000" w:rsidRPr="00000000" w14:paraId="0000005F">
      <w:pPr>
        <w:rPr>
          <w:sz w:val="20"/>
          <w:szCs w:val="20"/>
        </w:rPr>
      </w:pPr>
      <w:r w:rsidDel="00000000" w:rsidR="00000000" w:rsidRPr="00000000">
        <w:rPr>
          <w:rtl w:val="0"/>
        </w:rPr>
      </w:r>
    </w:p>
    <w:p w:rsidR="00000000" w:rsidDel="00000000" w:rsidP="00000000" w:rsidRDefault="00000000" w:rsidRPr="00000000" w14:paraId="00000060">
      <w:pPr>
        <w:rPr>
          <w:sz w:val="20"/>
          <w:szCs w:val="20"/>
        </w:rPr>
      </w:pPr>
      <w:r w:rsidDel="00000000" w:rsidR="00000000" w:rsidRPr="00000000">
        <w:rPr>
          <w:rtl w:val="0"/>
        </w:rPr>
      </w:r>
    </w:p>
    <w:p w:rsidR="00000000" w:rsidDel="00000000" w:rsidP="00000000" w:rsidRDefault="00000000" w:rsidRPr="00000000" w14:paraId="00000061">
      <w:pPr>
        <w:jc w:val="both"/>
        <w:rPr>
          <w:sz w:val="20"/>
          <w:szCs w:val="20"/>
        </w:rPr>
      </w:pPr>
      <w:r w:rsidDel="00000000" w:rsidR="00000000" w:rsidRPr="00000000">
        <w:rPr>
          <w:sz w:val="20"/>
          <w:szCs w:val="20"/>
          <w:rtl w:val="0"/>
        </w:rPr>
        <w:t xml:space="preserve">La lactación es un proceso </w:t>
      </w:r>
      <w:sdt>
        <w:sdtPr>
          <w:tag w:val="goog_rdk_3"/>
        </w:sdtPr>
        <w:sdtContent>
          <w:ins w:author="Alix Cecilia Chinchilla Rueda" w:id="0" w:date="2022-09-30T01:04:50Z">
            <w:r w:rsidDel="00000000" w:rsidR="00000000" w:rsidRPr="00000000">
              <w:rPr>
                <w:sz w:val="20"/>
                <w:szCs w:val="20"/>
                <w:rtl w:val="0"/>
              </w:rPr>
              <w:t xml:space="preserve">que </w:t>
            </w:r>
          </w:ins>
        </w:sdtContent>
      </w:sdt>
      <w:sdt>
        <w:sdtPr>
          <w:tag w:val="goog_rdk_4"/>
        </w:sdtPr>
        <w:sdtContent>
          <w:del w:author="Alix Cecilia Chinchilla Rueda" w:id="0" w:date="2022-09-30T01:04:50Z">
            <w:r w:rsidDel="00000000" w:rsidR="00000000" w:rsidRPr="00000000">
              <w:rPr>
                <w:sz w:val="20"/>
                <w:szCs w:val="20"/>
                <w:rtl w:val="0"/>
              </w:rPr>
              <w:delText xml:space="preserve">el cual </w:delText>
            </w:r>
          </w:del>
        </w:sdtContent>
      </w:sdt>
      <w:r w:rsidDel="00000000" w:rsidR="00000000" w:rsidRPr="00000000">
        <w:rPr>
          <w:sz w:val="20"/>
          <w:szCs w:val="20"/>
          <w:rtl w:val="0"/>
        </w:rPr>
        <w:t xml:space="preserve">abarca desde el parto hasta el destete, este depende mucho de la especie y el sistema de producción utilizado en este proceso, también intervienen diferentes hormonas como:</w:t>
      </w:r>
    </w:p>
    <w:p w:rsidR="00000000" w:rsidDel="00000000" w:rsidP="00000000" w:rsidRDefault="00000000" w:rsidRPr="00000000" w14:paraId="00000062">
      <w:pPr>
        <w:jc w:val="both"/>
        <w:rPr>
          <w:sz w:val="20"/>
          <w:szCs w:val="20"/>
        </w:rPr>
      </w:pPr>
      <w:r w:rsidDel="00000000" w:rsidR="00000000" w:rsidRPr="00000000">
        <w:rPr>
          <w:rtl w:val="0"/>
        </w:rPr>
      </w:r>
    </w:p>
    <w:p w:rsidR="00000000" w:rsidDel="00000000" w:rsidP="00000000" w:rsidRDefault="00000000" w:rsidRPr="00000000" w14:paraId="00000063">
      <w:pPr>
        <w:jc w:val="both"/>
        <w:rPr>
          <w:sz w:val="20"/>
          <w:szCs w:val="20"/>
        </w:rPr>
      </w:pPr>
      <w:r w:rsidDel="00000000" w:rsidR="00000000" w:rsidRPr="00000000">
        <w:rPr>
          <w:sz w:val="20"/>
          <w:szCs w:val="20"/>
        </w:rPr>
        <mc:AlternateContent>
          <mc:Choice Requires="wpg">
            <w:drawing>
              <wp:inline distB="0" distT="0" distL="0" distR="0">
                <wp:extent cx="6332220" cy="2043430"/>
                <wp:effectExtent b="0" l="0" r="0" t="0"/>
                <wp:docPr id="104" name=""/>
                <a:graphic>
                  <a:graphicData uri="http://schemas.microsoft.com/office/word/2010/wordprocessingGroup">
                    <wpg:wgp>
                      <wpg:cNvGrpSpPr/>
                      <wpg:grpSpPr>
                        <a:xfrm>
                          <a:off x="2179890" y="2758285"/>
                          <a:ext cx="6332220" cy="2043430"/>
                          <a:chOff x="2179890" y="2758285"/>
                          <a:chExt cx="6332220" cy="2043430"/>
                        </a:xfrm>
                      </wpg:grpSpPr>
                      <wpg:grpSp>
                        <wpg:cNvGrpSpPr/>
                        <wpg:grpSpPr>
                          <a:xfrm>
                            <a:off x="2179890" y="2758285"/>
                            <a:ext cx="6332220" cy="2043430"/>
                            <a:chOff x="2179890" y="2758285"/>
                            <a:chExt cx="6332220" cy="2043430"/>
                          </a:xfrm>
                        </wpg:grpSpPr>
                        <wps:wsp>
                          <wps:cNvSpPr/>
                          <wps:cNvPr id="3" name="Shape 3"/>
                          <wps:spPr>
                            <a:xfrm>
                              <a:off x="2179890" y="2758285"/>
                              <a:ext cx="6332200" cy="2043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79890" y="2758285"/>
                              <a:ext cx="6332220" cy="2043430"/>
                              <a:chOff x="0" y="0"/>
                              <a:chExt cx="6332200" cy="2043425"/>
                            </a:xfrm>
                          </wpg:grpSpPr>
                          <wps:wsp>
                            <wps:cNvSpPr/>
                            <wps:cNvPr id="5" name="Shape 5"/>
                            <wps:spPr>
                              <a:xfrm>
                                <a:off x="0" y="0"/>
                                <a:ext cx="6332200" cy="2043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332200" cy="2043425"/>
                                <a:chOff x="0" y="0"/>
                                <a:chExt cx="6332200" cy="2043425"/>
                              </a:xfrm>
                            </wpg:grpSpPr>
                            <wps:wsp>
                              <wps:cNvSpPr/>
                              <wps:cNvPr id="7" name="Shape 7"/>
                              <wps:spPr>
                                <a:xfrm>
                                  <a:off x="0" y="0"/>
                                  <a:ext cx="6332200" cy="2043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2164" y="260024"/>
                                  <a:ext cx="1171831" cy="703099"/>
                                </a:xfrm>
                                <a:prstGeom prst="rect">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2164" y="260024"/>
                                  <a:ext cx="1171831" cy="70309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Hormona de crecimiento</w:t>
                                    </w:r>
                                  </w:p>
                                </w:txbxContent>
                              </wps:txbx>
                              <wps:bodyPr anchorCtr="0" anchor="ctr" bIns="41900" lIns="41900" spcFirstLastPara="1" rIns="41900" wrap="square" tIns="41900">
                                <a:noAutofit/>
                              </wps:bodyPr>
                            </wps:wsp>
                            <wps:wsp>
                              <wps:cNvSpPr/>
                              <wps:cNvPr id="10" name="Shape 10"/>
                              <wps:spPr>
                                <a:xfrm>
                                  <a:off x="1291179" y="260024"/>
                                  <a:ext cx="1171831" cy="703099"/>
                                </a:xfrm>
                                <a:prstGeom prst="rect">
                                  <a:avLst/>
                                </a:prstGeom>
                                <a:solidFill>
                                  <a:srgbClr val="745FA6"/>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1291179" y="260024"/>
                                  <a:ext cx="1171831" cy="70309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Prolactina </w:t>
                                    </w:r>
                                  </w:p>
                                </w:txbxContent>
                              </wps:txbx>
                              <wps:bodyPr anchorCtr="0" anchor="ctr" bIns="41900" lIns="41900" spcFirstLastPara="1" rIns="41900" wrap="square" tIns="41900">
                                <a:noAutofit/>
                              </wps:bodyPr>
                            </wps:wsp>
                            <wps:wsp>
                              <wps:cNvSpPr/>
                              <wps:cNvPr id="12" name="Shape 12"/>
                              <wps:spPr>
                                <a:xfrm>
                                  <a:off x="2580194" y="260024"/>
                                  <a:ext cx="1171831" cy="703099"/>
                                </a:xfrm>
                                <a:prstGeom prst="rect">
                                  <a:avLst/>
                                </a:prstGeom>
                                <a:solidFill>
                                  <a:srgbClr val="665CAA"/>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2580194" y="260024"/>
                                  <a:ext cx="1171831" cy="70309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Esteroides </w:t>
                                    </w:r>
                                  </w:p>
                                </w:txbxContent>
                              </wps:txbx>
                              <wps:bodyPr anchorCtr="0" anchor="ctr" bIns="41900" lIns="41900" spcFirstLastPara="1" rIns="41900" wrap="square" tIns="41900">
                                <a:noAutofit/>
                              </wps:bodyPr>
                            </wps:wsp>
                            <wps:wsp>
                              <wps:cNvSpPr/>
                              <wps:cNvPr id="14" name="Shape 14"/>
                              <wps:spPr>
                                <a:xfrm>
                                  <a:off x="3869209" y="260024"/>
                                  <a:ext cx="1171831" cy="703099"/>
                                </a:xfrm>
                                <a:prstGeom prst="rect">
                                  <a:avLst/>
                                </a:prstGeom>
                                <a:solidFill>
                                  <a:srgbClr val="5959AF"/>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3869209" y="260024"/>
                                  <a:ext cx="1171831" cy="70309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Adrenocorticales</w:t>
                                    </w:r>
                                  </w:p>
                                </w:txbxContent>
                              </wps:txbx>
                              <wps:bodyPr anchorCtr="0" anchor="ctr" bIns="41900" lIns="41900" spcFirstLastPara="1" rIns="41900" wrap="square" tIns="41900">
                                <a:noAutofit/>
                              </wps:bodyPr>
                            </wps:wsp>
                            <wps:wsp>
                              <wps:cNvSpPr/>
                              <wps:cNvPr id="16" name="Shape 16"/>
                              <wps:spPr>
                                <a:xfrm>
                                  <a:off x="5158223" y="260024"/>
                                  <a:ext cx="1171831" cy="703099"/>
                                </a:xfrm>
                                <a:prstGeom prst="rect">
                                  <a:avLst/>
                                </a:prstGeom>
                                <a:solidFill>
                                  <a:srgbClr val="5665B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5158223" y="260024"/>
                                  <a:ext cx="1171831" cy="70309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Estrógeno </w:t>
                                    </w:r>
                                  </w:p>
                                </w:txbxContent>
                              </wps:txbx>
                              <wps:bodyPr anchorCtr="0" anchor="ctr" bIns="41900" lIns="41900" spcFirstLastPara="1" rIns="41900" wrap="square" tIns="41900">
                                <a:noAutofit/>
                              </wps:bodyPr>
                            </wps:wsp>
                            <wps:wsp>
                              <wps:cNvSpPr/>
                              <wps:cNvPr id="18" name="Shape 18"/>
                              <wps:spPr>
                                <a:xfrm>
                                  <a:off x="646671" y="1080306"/>
                                  <a:ext cx="1171831" cy="703099"/>
                                </a:xfrm>
                                <a:prstGeom prst="rect">
                                  <a:avLst/>
                                </a:prstGeom>
                                <a:solidFill>
                                  <a:srgbClr val="5373B8"/>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646671" y="1080306"/>
                                  <a:ext cx="1171831" cy="70309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Progesterona</w:t>
                                    </w:r>
                                  </w:p>
                                </w:txbxContent>
                              </wps:txbx>
                              <wps:bodyPr anchorCtr="0" anchor="ctr" bIns="41900" lIns="41900" spcFirstLastPara="1" rIns="41900" wrap="square" tIns="41900">
                                <a:noAutofit/>
                              </wps:bodyPr>
                            </wps:wsp>
                            <wps:wsp>
                              <wps:cNvSpPr/>
                              <wps:cNvPr id="20" name="Shape 20"/>
                              <wps:spPr>
                                <a:xfrm>
                                  <a:off x="1935686" y="1080306"/>
                                  <a:ext cx="1171831" cy="703099"/>
                                </a:xfrm>
                                <a:prstGeom prst="rect">
                                  <a:avLst/>
                                </a:prstGeom>
                                <a:solidFill>
                                  <a:srgbClr val="4F83B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1935686" y="1080306"/>
                                  <a:ext cx="1171831" cy="70309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Oxitocina</w:t>
                                    </w:r>
                                  </w:p>
                                </w:txbxContent>
                              </wps:txbx>
                              <wps:bodyPr anchorCtr="0" anchor="ctr" bIns="41900" lIns="41900" spcFirstLastPara="1" rIns="41900" wrap="square" tIns="41900">
                                <a:noAutofit/>
                              </wps:bodyPr>
                            </wps:wsp>
                            <wps:wsp>
                              <wps:cNvSpPr/>
                              <wps:cNvPr id="22" name="Shape 22"/>
                              <wps:spPr>
                                <a:xfrm>
                                  <a:off x="3224701" y="1080306"/>
                                  <a:ext cx="1171831" cy="703099"/>
                                </a:xfrm>
                                <a:prstGeom prst="rect">
                                  <a:avLst/>
                                </a:prstGeom>
                                <a:solidFill>
                                  <a:srgbClr val="4D96C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3224701" y="1080306"/>
                                  <a:ext cx="1171831" cy="70309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Gastrina </w:t>
                                    </w:r>
                                  </w:p>
                                </w:txbxContent>
                              </wps:txbx>
                              <wps:bodyPr anchorCtr="0" anchor="ctr" bIns="41900" lIns="41900" spcFirstLastPara="1" rIns="41900" wrap="square" tIns="41900">
                                <a:noAutofit/>
                              </wps:bodyPr>
                            </wps:wsp>
                            <wps:wsp>
                              <wps:cNvSpPr/>
                              <wps:cNvPr id="24" name="Shape 24"/>
                              <wps:spPr>
                                <a:xfrm>
                                  <a:off x="4513716" y="1080306"/>
                                  <a:ext cx="1171831" cy="703099"/>
                                </a:xfrm>
                                <a:prstGeom prst="rect">
                                  <a:avLst/>
                                </a:prstGeom>
                                <a:solidFill>
                                  <a:srgbClr val="4AA9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4513716" y="1080306"/>
                                  <a:ext cx="1171831" cy="70309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Secretina</w:t>
                                    </w:r>
                                  </w:p>
                                </w:txbxContent>
                              </wps:txbx>
                              <wps:bodyPr anchorCtr="0" anchor="ctr" bIns="41900" lIns="41900" spcFirstLastPara="1" rIns="41900" wrap="square" tIns="41900">
                                <a:noAutofit/>
                              </wps:bodyPr>
                            </wps:wsp>
                          </wpg:grpSp>
                        </wpg:grpSp>
                      </wpg:grpSp>
                    </wpg:wgp>
                  </a:graphicData>
                </a:graphic>
              </wp:inline>
            </w:drawing>
          </mc:Choice>
          <mc:Fallback>
            <w:drawing>
              <wp:inline distB="0" distT="0" distL="0" distR="0">
                <wp:extent cx="6332220" cy="2043430"/>
                <wp:effectExtent b="0" l="0" r="0" t="0"/>
                <wp:docPr id="104" name="image1.png"/>
                <a:graphic>
                  <a:graphicData uri="http://schemas.openxmlformats.org/drawingml/2006/picture">
                    <pic:pic>
                      <pic:nvPicPr>
                        <pic:cNvPr id="0" name="image1.png"/>
                        <pic:cNvPicPr preferRelativeResize="0"/>
                      </pic:nvPicPr>
                      <pic:blipFill>
                        <a:blip r:embed="rId11"/>
                        <a:srcRect/>
                        <a:stretch>
                          <a:fillRect/>
                        </a:stretch>
                      </pic:blipFill>
                      <pic:spPr>
                        <a:xfrm>
                          <a:off x="0" y="0"/>
                          <a:ext cx="6332220" cy="204343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4">
      <w:pPr>
        <w:jc w:val="both"/>
        <w:rPr>
          <w:sz w:val="20"/>
          <w:szCs w:val="20"/>
        </w:rPr>
      </w:pPr>
      <w:r w:rsidDel="00000000" w:rsidR="00000000" w:rsidRPr="00000000">
        <w:rPr>
          <w:rtl w:val="0"/>
        </w:rPr>
      </w:r>
    </w:p>
    <w:p w:rsidR="00000000" w:rsidDel="00000000" w:rsidP="00000000" w:rsidRDefault="00000000" w:rsidRPr="00000000" w14:paraId="00000065">
      <w:pPr>
        <w:jc w:val="both"/>
        <w:rPr>
          <w:sz w:val="20"/>
          <w:szCs w:val="20"/>
        </w:rPr>
      </w:pPr>
      <w:r w:rsidDel="00000000" w:rsidR="00000000" w:rsidRPr="00000000">
        <w:rPr>
          <w:sz w:val="20"/>
          <w:szCs w:val="20"/>
          <w:rtl w:val="0"/>
        </w:rPr>
        <w:t xml:space="preserve">La lactación se caracteriza por irrigación de sangre a la glándula mamaria y la contracción de las células mioepiteliales bajo el estímulo de las hormonas mencionadas. La leche formada antes del nacimiento se llama calostro. En este proceso, hay una concentración de varias y esenciales sustancias, incluidos los </w:t>
      </w:r>
      <w:r w:rsidDel="00000000" w:rsidR="00000000" w:rsidRPr="00000000">
        <w:rPr>
          <w:b w:val="1"/>
          <w:sz w:val="20"/>
          <w:szCs w:val="20"/>
          <w:rtl w:val="0"/>
        </w:rPr>
        <w:t xml:space="preserve">anticuerpos</w:t>
      </w:r>
      <w:r w:rsidDel="00000000" w:rsidR="00000000" w:rsidRPr="00000000">
        <w:rPr>
          <w:sz w:val="20"/>
          <w:szCs w:val="20"/>
          <w:rtl w:val="0"/>
        </w:rPr>
        <w:t xml:space="preserve">. Además, debido al tipo de placentación bovina, la transferencia de inmunoglobulinas de la vaca al feto no es significativa. Por lo tanto, la forma en que la madre transfiere </w:t>
      </w:r>
      <w:r w:rsidDel="00000000" w:rsidR="00000000" w:rsidRPr="00000000">
        <w:rPr>
          <w:b w:val="1"/>
          <w:sz w:val="20"/>
          <w:szCs w:val="20"/>
          <w:rtl w:val="0"/>
        </w:rPr>
        <w:t xml:space="preserve">las inmunoglobulinas al feto es a través del calostro.</w:t>
      </w:r>
      <w:r w:rsidDel="00000000" w:rsidR="00000000" w:rsidRPr="00000000">
        <w:rPr>
          <w:rtl w:val="0"/>
        </w:rPr>
      </w:r>
    </w:p>
    <w:p w:rsidR="00000000" w:rsidDel="00000000" w:rsidP="00000000" w:rsidRDefault="00000000" w:rsidRPr="00000000" w14:paraId="00000066">
      <w:pPr>
        <w:rPr>
          <w:sz w:val="20"/>
          <w:szCs w:val="20"/>
        </w:rPr>
      </w:pPr>
      <w:r w:rsidDel="00000000" w:rsidR="00000000" w:rsidRPr="00000000">
        <w:rPr>
          <w:rtl w:val="0"/>
        </w:rPr>
      </w:r>
    </w:p>
    <w:tbl>
      <w:tblPr>
        <w:tblStyle w:val="Table7"/>
        <w:tblW w:w="9962.0" w:type="dxa"/>
        <w:jc w:val="left"/>
        <w:tblInd w:w="0.0" w:type="dxa"/>
        <w:tblBorders>
          <w:top w:color="c2d69b" w:space="0" w:sz="4" w:val="single"/>
          <w:left w:color="c2d69b" w:space="0" w:sz="4" w:val="single"/>
          <w:bottom w:color="c2d69b" w:space="0" w:sz="4" w:val="single"/>
          <w:right w:color="c2d69b" w:space="0" w:sz="4" w:val="single"/>
          <w:insideH w:color="c2d69b" w:space="0" w:sz="4" w:val="single"/>
          <w:insideV w:color="c2d69b" w:space="0" w:sz="4" w:val="single"/>
        </w:tblBorders>
        <w:tblLayout w:type="fixed"/>
        <w:tblLook w:val="0400"/>
      </w:tblPr>
      <w:tblGrid>
        <w:gridCol w:w="2196"/>
        <w:gridCol w:w="7766"/>
        <w:tblGridChange w:id="0">
          <w:tblGrid>
            <w:gridCol w:w="2196"/>
            <w:gridCol w:w="7766"/>
          </w:tblGrid>
        </w:tblGridChange>
      </w:tblGrid>
      <w:tr>
        <w:trPr>
          <w:cantSplit w:val="0"/>
          <w:tblHeader w:val="0"/>
        </w:trPr>
        <w:tc>
          <w:tcPr>
            <w:shd w:fill="07c3cc" w:val="clear"/>
          </w:tcPr>
          <w:p w:rsidR="00000000" w:rsidDel="00000000" w:rsidP="00000000" w:rsidRDefault="00000000" w:rsidRPr="00000000" w14:paraId="00000067">
            <w:pPr>
              <w:rPr>
                <w:sz w:val="20"/>
                <w:szCs w:val="20"/>
              </w:rPr>
            </w:pPr>
            <w:sdt>
              <w:sdtPr>
                <w:tag w:val="goog_rdk_5"/>
              </w:sdtPr>
              <w:sdtContent>
                <w:commentRangeStart w:id="1"/>
              </w:sdtContent>
            </w:sdt>
            <w:r w:rsidDel="00000000" w:rsidR="00000000" w:rsidRPr="00000000">
              <w:rPr/>
              <w:drawing>
                <wp:inline distB="0" distT="0" distL="0" distR="0">
                  <wp:extent cx="1261439" cy="964300"/>
                  <wp:effectExtent b="0" l="0" r="0" t="0"/>
                  <wp:docPr descr="Important message announcement from megaphone banner design. Loudspeaker for caution alert, information advertisement and warning notice on empty space horizontal template vector illustration" id="110" name="image7.jpg"/>
                  <a:graphic>
                    <a:graphicData uri="http://schemas.openxmlformats.org/drawingml/2006/picture">
                      <pic:pic>
                        <pic:nvPicPr>
                          <pic:cNvPr descr="Important message announcement from megaphone banner design. Loudspeaker for caution alert, information advertisement and warning notice on empty space horizontal template vector illustration" id="0" name="image7.jpg"/>
                          <pic:cNvPicPr preferRelativeResize="0"/>
                        </pic:nvPicPr>
                        <pic:blipFill>
                          <a:blip r:embed="rId12"/>
                          <a:srcRect b="-7814" l="0" r="66155" t="0"/>
                          <a:stretch>
                            <a:fillRect/>
                          </a:stretch>
                        </pic:blipFill>
                        <pic:spPr>
                          <a:xfrm>
                            <a:off x="0" y="0"/>
                            <a:ext cx="1261439" cy="964300"/>
                          </a:xfrm>
                          <a:prstGeom prst="rect"/>
                          <a:ln/>
                        </pic:spPr>
                      </pic:pic>
                    </a:graphicData>
                  </a:graphic>
                </wp:inline>
              </w:drawing>
            </w:r>
            <w:commentRangeEnd w:id="1"/>
            <w:r w:rsidDel="00000000" w:rsidR="00000000" w:rsidRPr="00000000">
              <w:commentReference w:id="1"/>
            </w:r>
            <w:r w:rsidDel="00000000" w:rsidR="00000000" w:rsidRPr="00000000">
              <w:rPr>
                <w:rtl w:val="0"/>
              </w:rPr>
            </w:r>
          </w:p>
        </w:tc>
        <w:tc>
          <w:tcPr>
            <w:shd w:fill="07c3cc" w:val="clear"/>
          </w:tcPr>
          <w:p w:rsidR="00000000" w:rsidDel="00000000" w:rsidP="00000000" w:rsidRDefault="00000000" w:rsidRPr="00000000" w14:paraId="00000068">
            <w:pPr>
              <w:jc w:val="both"/>
              <w:rPr>
                <w:sz w:val="20"/>
                <w:szCs w:val="20"/>
              </w:rPr>
            </w:pPr>
            <w:r w:rsidDel="00000000" w:rsidR="00000000" w:rsidRPr="00000000">
              <w:rPr>
                <w:rtl w:val="0"/>
              </w:rPr>
            </w:r>
          </w:p>
          <w:p w:rsidR="00000000" w:rsidDel="00000000" w:rsidP="00000000" w:rsidRDefault="00000000" w:rsidRPr="00000000" w14:paraId="00000069">
            <w:pPr>
              <w:jc w:val="both"/>
              <w:rPr>
                <w:sz w:val="20"/>
                <w:szCs w:val="20"/>
              </w:rPr>
            </w:pPr>
            <w:r w:rsidDel="00000000" w:rsidR="00000000" w:rsidRPr="00000000">
              <w:rPr>
                <w:color w:val="ffffff"/>
                <w:sz w:val="20"/>
                <w:szCs w:val="20"/>
                <w:rtl w:val="0"/>
              </w:rPr>
              <w:t xml:space="preserve">Los recién nacidos deben consumir leche en menos de 24 horas para poder absorber estas inmunoglobulinas por el sistema digestivo. Las principales inmunoglobulinas del calostro son IgA, IgM e IgG. Si el tiempo es mayor, el epitelio intestinal impedirá el paso de estas importantes proteínas y el recién nacido quedará desprotegido</w:t>
            </w:r>
            <w:r w:rsidDel="00000000" w:rsidR="00000000" w:rsidRPr="00000000">
              <w:rPr>
                <w:sz w:val="20"/>
                <w:szCs w:val="20"/>
                <w:rtl w:val="0"/>
              </w:rPr>
              <w:t xml:space="preserve">.</w:t>
            </w:r>
          </w:p>
        </w:tc>
      </w:tr>
    </w:tbl>
    <w:p w:rsidR="00000000" w:rsidDel="00000000" w:rsidP="00000000" w:rsidRDefault="00000000" w:rsidRPr="00000000" w14:paraId="0000006A">
      <w:pPr>
        <w:rPr>
          <w:sz w:val="20"/>
          <w:szCs w:val="20"/>
        </w:rPr>
      </w:pPr>
      <w:r w:rsidDel="00000000" w:rsidR="00000000" w:rsidRPr="00000000">
        <w:rPr>
          <w:rtl w:val="0"/>
        </w:rPr>
      </w:r>
    </w:p>
    <w:p w:rsidR="00000000" w:rsidDel="00000000" w:rsidP="00000000" w:rsidRDefault="00000000" w:rsidRPr="00000000" w14:paraId="0000006B">
      <w:pPr>
        <w:rPr>
          <w:sz w:val="20"/>
          <w:szCs w:val="20"/>
        </w:rPr>
      </w:pPr>
      <w:r w:rsidDel="00000000" w:rsidR="00000000" w:rsidRPr="00000000">
        <w:rPr>
          <w:rtl w:val="0"/>
        </w:rPr>
      </w:r>
    </w:p>
    <w:p w:rsidR="00000000" w:rsidDel="00000000" w:rsidP="00000000" w:rsidRDefault="00000000" w:rsidRPr="00000000" w14:paraId="0000006C">
      <w:pPr>
        <w:jc w:val="both"/>
        <w:rPr>
          <w:sz w:val="20"/>
          <w:szCs w:val="20"/>
        </w:rPr>
      </w:pPr>
      <w:r w:rsidDel="00000000" w:rsidR="00000000" w:rsidRPr="00000000">
        <w:rPr>
          <w:sz w:val="20"/>
          <w:szCs w:val="20"/>
          <w:rtl w:val="0"/>
        </w:rPr>
        <w:t xml:space="preserve">Cabe señalar que el calostro de la vaca también tiene compuestos como lisozimas, lactoferrina y lacto peroxidasa que tienen efectos antibióticos. El calostro destaca por su alta composición en grasas, vitaminas y proteínas. Por el contrario, su proporción de hidratos de carbono es baja.</w:t>
      </w:r>
    </w:p>
    <w:p w:rsidR="00000000" w:rsidDel="00000000" w:rsidP="00000000" w:rsidRDefault="00000000" w:rsidRPr="00000000" w14:paraId="0000006D">
      <w:pPr>
        <w:jc w:val="both"/>
        <w:rPr>
          <w:sz w:val="20"/>
          <w:szCs w:val="20"/>
        </w:rPr>
      </w:pPr>
      <w:r w:rsidDel="00000000" w:rsidR="00000000" w:rsidRPr="00000000">
        <w:rPr>
          <w:rtl w:val="0"/>
        </w:rPr>
      </w:r>
    </w:p>
    <w:p w:rsidR="00000000" w:rsidDel="00000000" w:rsidP="00000000" w:rsidRDefault="00000000" w:rsidRPr="00000000" w14:paraId="0000006E">
      <w:pPr>
        <w:jc w:val="both"/>
        <w:rPr>
          <w:sz w:val="20"/>
          <w:szCs w:val="20"/>
        </w:rPr>
      </w:pPr>
      <w:r w:rsidDel="00000000" w:rsidR="00000000" w:rsidRPr="00000000">
        <w:rPr>
          <w:sz w:val="20"/>
          <w:szCs w:val="20"/>
          <w:rtl w:val="0"/>
        </w:rPr>
        <w:t xml:space="preserve">La vaca inicia la lactancia con la producción de calostro que durará unos días. Posteriormente, el calostro desaparecerá, dando lugar a la leche común. Es decir, con el paso de los días, la leche irá cambiando en su composición y aspecto. Alrededor de 3 a 4 semanas después de comenzar a amamantar, la vaca alcanza su punto máximo de producción de leche.</w:t>
      </w:r>
    </w:p>
    <w:p w:rsidR="00000000" w:rsidDel="00000000" w:rsidP="00000000" w:rsidRDefault="00000000" w:rsidRPr="00000000" w14:paraId="0000006F">
      <w:pPr>
        <w:jc w:val="both"/>
        <w:rPr>
          <w:sz w:val="20"/>
          <w:szCs w:val="20"/>
        </w:rPr>
      </w:pPr>
      <w:r w:rsidDel="00000000" w:rsidR="00000000" w:rsidRPr="00000000">
        <w:rPr>
          <w:rtl w:val="0"/>
        </w:rPr>
      </w:r>
    </w:p>
    <w:p w:rsidR="00000000" w:rsidDel="00000000" w:rsidP="00000000" w:rsidRDefault="00000000" w:rsidRPr="00000000" w14:paraId="00000070">
      <w:pPr>
        <w:jc w:val="center"/>
        <w:rPr>
          <w:sz w:val="20"/>
          <w:szCs w:val="20"/>
        </w:rPr>
      </w:pPr>
      <w:sdt>
        <w:sdtPr>
          <w:tag w:val="goog_rdk_6"/>
        </w:sdtPr>
        <w:sdtContent>
          <w:commentRangeStart w:id="2"/>
        </w:sdtContent>
      </w:sdt>
      <w:r w:rsidDel="00000000" w:rsidR="00000000" w:rsidRPr="00000000">
        <w:rPr/>
        <w:drawing>
          <wp:inline distB="0" distT="0" distL="0" distR="0">
            <wp:extent cx="1976534" cy="1313130"/>
            <wp:effectExtent b="0" l="0" r="0" t="0"/>
            <wp:docPr descr="年賀状はがきテンプレート2021年丑年、牧場にいるホルスタインのイラスト" id="109" name="image5.jpg"/>
            <a:graphic>
              <a:graphicData uri="http://schemas.openxmlformats.org/drawingml/2006/picture">
                <pic:pic>
                  <pic:nvPicPr>
                    <pic:cNvPr descr="年賀状はがきテンプレート2021年丑年、牧場にいるホルスタインのイラスト" id="0" name="image5.jpg"/>
                    <pic:cNvPicPr preferRelativeResize="0"/>
                  </pic:nvPicPr>
                  <pic:blipFill>
                    <a:blip r:embed="rId13"/>
                    <a:srcRect b="9881" l="52046" r="4482" t="47396"/>
                    <a:stretch>
                      <a:fillRect/>
                    </a:stretch>
                  </pic:blipFill>
                  <pic:spPr>
                    <a:xfrm>
                      <a:off x="0" y="0"/>
                      <a:ext cx="1976534" cy="1313130"/>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71">
      <w:pPr>
        <w:jc w:val="both"/>
        <w:rPr>
          <w:sz w:val="20"/>
          <w:szCs w:val="20"/>
        </w:rPr>
      </w:pPr>
      <w:r w:rsidDel="00000000" w:rsidR="00000000" w:rsidRPr="00000000">
        <w:rPr>
          <w:rtl w:val="0"/>
        </w:rPr>
      </w:r>
    </w:p>
    <w:p w:rsidR="00000000" w:rsidDel="00000000" w:rsidP="00000000" w:rsidRDefault="00000000" w:rsidRPr="00000000" w14:paraId="00000072">
      <w:pPr>
        <w:jc w:val="both"/>
        <w:rPr>
          <w:sz w:val="20"/>
          <w:szCs w:val="20"/>
        </w:rPr>
      </w:pPr>
      <w:r w:rsidDel="00000000" w:rsidR="00000000" w:rsidRPr="00000000">
        <w:rPr>
          <w:sz w:val="20"/>
          <w:szCs w:val="20"/>
          <w:rtl w:val="0"/>
        </w:rPr>
        <w:t xml:space="preserve">El período de lactancia dura aproximadamente </w:t>
      </w:r>
      <w:r w:rsidDel="00000000" w:rsidR="00000000" w:rsidRPr="00000000">
        <w:rPr>
          <w:b w:val="1"/>
          <w:sz w:val="20"/>
          <w:szCs w:val="20"/>
          <w:rtl w:val="0"/>
        </w:rPr>
        <w:t xml:space="preserve">305 días</w:t>
      </w:r>
      <w:r w:rsidDel="00000000" w:rsidR="00000000" w:rsidRPr="00000000">
        <w:rPr>
          <w:sz w:val="20"/>
          <w:szCs w:val="20"/>
          <w:rtl w:val="0"/>
        </w:rPr>
        <w:t xml:space="preserve">. Después de este período, la vaca entra en el llamado </w:t>
      </w:r>
      <w:r w:rsidDel="00000000" w:rsidR="00000000" w:rsidRPr="00000000">
        <w:rPr>
          <w:b w:val="1"/>
          <w:sz w:val="20"/>
          <w:szCs w:val="20"/>
          <w:rtl w:val="0"/>
        </w:rPr>
        <w:t xml:space="preserve">“período seco</w:t>
      </w:r>
      <w:r w:rsidDel="00000000" w:rsidR="00000000" w:rsidRPr="00000000">
        <w:rPr>
          <w:sz w:val="20"/>
          <w:szCs w:val="20"/>
          <w:rtl w:val="0"/>
        </w:rPr>
        <w:t xml:space="preserve">” donde la vaca no producirá leche. En el período seco, la ubre se deja descansar y recuperarse, preparándose para el próximo período de producción. Para lograr el período seco, no debe ordeñarse la vaca, lo que inhibe la producción.</w:t>
      </w:r>
    </w:p>
    <w:p w:rsidR="00000000" w:rsidDel="00000000" w:rsidP="00000000" w:rsidRDefault="00000000" w:rsidRPr="00000000" w14:paraId="00000073">
      <w:pPr>
        <w:rPr>
          <w:sz w:val="20"/>
          <w:szCs w:val="20"/>
        </w:rPr>
      </w:pPr>
      <w:r w:rsidDel="00000000" w:rsidR="00000000" w:rsidRPr="00000000">
        <w:rPr>
          <w:rtl w:val="0"/>
        </w:rPr>
      </w:r>
    </w:p>
    <w:p w:rsidR="00000000" w:rsidDel="00000000" w:rsidP="00000000" w:rsidRDefault="00000000" w:rsidRPr="00000000" w14:paraId="00000074">
      <w:pPr>
        <w:rPr>
          <w:b w:val="1"/>
          <w:sz w:val="20"/>
          <w:szCs w:val="20"/>
        </w:rPr>
      </w:pPr>
      <w:r w:rsidDel="00000000" w:rsidR="00000000" w:rsidRPr="00000000">
        <w:rPr>
          <w:b w:val="1"/>
          <w:sz w:val="20"/>
          <w:szCs w:val="20"/>
          <w:rtl w:val="0"/>
        </w:rPr>
        <w:t xml:space="preserve">3.8.  Evaluación de parámetros reproductivos. </w:t>
      </w:r>
    </w:p>
    <w:p w:rsidR="00000000" w:rsidDel="00000000" w:rsidP="00000000" w:rsidRDefault="00000000" w:rsidRPr="00000000" w14:paraId="00000075">
      <w:pPr>
        <w:spacing w:after="280" w:before="280" w:lineRule="auto"/>
        <w:jc w:val="both"/>
        <w:rPr>
          <w:sz w:val="20"/>
          <w:szCs w:val="20"/>
        </w:rPr>
      </w:pPr>
      <w:r w:rsidDel="00000000" w:rsidR="00000000" w:rsidRPr="00000000">
        <w:rPr>
          <w:sz w:val="20"/>
          <w:szCs w:val="20"/>
          <w:rtl w:val="0"/>
        </w:rPr>
        <w:t xml:space="preserve">Los índices o parámetros reproductivos son un mecanismo para manejar toda producción, es la manera de evaluar las debilidades y fortalezas de un proyecto,  para poder realizar dicha evaluación es importante  los registros de los animales, con el fin de que sean más eficaces y tener un horizonte marcado. Los parámetros más significativos y utilizados en cualquier hato ganadero se presentan en el siguiente recurso:</w:t>
      </w:r>
    </w:p>
    <w:tbl>
      <w:tblPr>
        <w:tblStyle w:val="Table8"/>
        <w:tblW w:w="9962.0" w:type="dxa"/>
        <w:jc w:val="left"/>
        <w:tblInd w:w="0.0" w:type="dxa"/>
        <w:tblBorders>
          <w:top w:color="c2d69b" w:space="0" w:sz="4" w:val="single"/>
          <w:left w:color="c2d69b" w:space="0" w:sz="4" w:val="single"/>
          <w:bottom w:color="c2d69b" w:space="0" w:sz="4" w:val="single"/>
          <w:right w:color="c2d69b" w:space="0" w:sz="4" w:val="single"/>
          <w:insideH w:color="c2d69b" w:space="0" w:sz="4" w:val="single"/>
          <w:insideV w:color="c2d69b" w:space="0" w:sz="4" w:val="single"/>
        </w:tblBorders>
        <w:tblLayout w:type="fixed"/>
        <w:tblLook w:val="0400"/>
      </w:tblPr>
      <w:tblGrid>
        <w:gridCol w:w="9962"/>
        <w:tblGridChange w:id="0">
          <w:tblGrid>
            <w:gridCol w:w="9962"/>
          </w:tblGrid>
        </w:tblGridChange>
      </w:tblGrid>
      <w:tr>
        <w:trPr>
          <w:cantSplit w:val="0"/>
          <w:tblHeader w:val="0"/>
        </w:trPr>
        <w:tc>
          <w:tcPr>
            <w:shd w:fill="f79646" w:val="clear"/>
          </w:tcPr>
          <w:p w:rsidR="00000000" w:rsidDel="00000000" w:rsidP="00000000" w:rsidRDefault="00000000" w:rsidRPr="00000000" w14:paraId="00000076">
            <w:pPr>
              <w:rPr>
                <w:sz w:val="20"/>
                <w:szCs w:val="20"/>
              </w:rPr>
            </w:pPr>
            <w:r w:rsidDel="00000000" w:rsidR="00000000" w:rsidRPr="00000000">
              <w:rPr>
                <w:rtl w:val="0"/>
              </w:rPr>
            </w:r>
          </w:p>
          <w:p w:rsidR="00000000" w:rsidDel="00000000" w:rsidP="00000000" w:rsidRDefault="00000000" w:rsidRPr="00000000" w14:paraId="00000077">
            <w:pPr>
              <w:jc w:val="center"/>
              <w:rPr>
                <w:color w:val="ffffff"/>
              </w:rPr>
            </w:pPr>
            <w:r w:rsidDel="00000000" w:rsidR="00000000" w:rsidRPr="00000000">
              <w:rPr>
                <w:color w:val="ffffff"/>
                <w:rtl w:val="0"/>
              </w:rPr>
              <w:t xml:space="preserve">Slide</w:t>
            </w:r>
          </w:p>
          <w:p w:rsidR="00000000" w:rsidDel="00000000" w:rsidP="00000000" w:rsidRDefault="00000000" w:rsidRPr="00000000" w14:paraId="00000078">
            <w:pPr>
              <w:jc w:val="center"/>
              <w:rPr>
                <w:sz w:val="20"/>
                <w:szCs w:val="20"/>
              </w:rPr>
            </w:pPr>
            <w:r w:rsidDel="00000000" w:rsidR="00000000" w:rsidRPr="00000000">
              <w:rPr>
                <w:color w:val="ffffff"/>
                <w:rtl w:val="0"/>
              </w:rPr>
              <w:t xml:space="preserve">CF017_3.8_Evaluación de parámetros reproductivos.</w:t>
            </w:r>
            <w:r w:rsidDel="00000000" w:rsidR="00000000" w:rsidRPr="00000000">
              <w:rPr>
                <w:rtl w:val="0"/>
              </w:rPr>
            </w:r>
          </w:p>
          <w:p w:rsidR="00000000" w:rsidDel="00000000" w:rsidP="00000000" w:rsidRDefault="00000000" w:rsidRPr="00000000" w14:paraId="00000079">
            <w:pPr>
              <w:rPr>
                <w:sz w:val="20"/>
                <w:szCs w:val="20"/>
              </w:rPr>
            </w:pPr>
            <w:r w:rsidDel="00000000" w:rsidR="00000000" w:rsidRPr="00000000">
              <w:rPr>
                <w:rtl w:val="0"/>
              </w:rPr>
            </w:r>
          </w:p>
        </w:tc>
      </w:tr>
    </w:tbl>
    <w:p w:rsidR="00000000" w:rsidDel="00000000" w:rsidP="00000000" w:rsidRDefault="00000000" w:rsidRPr="00000000" w14:paraId="0000007A">
      <w:pPr>
        <w:spacing w:after="280" w:before="280" w:lineRule="auto"/>
        <w:jc w:val="both"/>
        <w:rPr>
          <w:sz w:val="20"/>
          <w:szCs w:val="20"/>
        </w:rPr>
      </w:pPr>
      <w:r w:rsidDel="00000000" w:rsidR="00000000" w:rsidRPr="00000000">
        <w:rPr>
          <w:rtl w:val="0"/>
        </w:rPr>
      </w:r>
    </w:p>
    <w:p w:rsidR="00000000" w:rsidDel="00000000" w:rsidP="00000000" w:rsidRDefault="00000000" w:rsidRPr="00000000" w14:paraId="0000007B">
      <w:pPr>
        <w:spacing w:after="280" w:before="280" w:lineRule="auto"/>
        <w:jc w:val="both"/>
        <w:rPr>
          <w:sz w:val="20"/>
          <w:szCs w:val="20"/>
        </w:rPr>
      </w:pPr>
      <w:r w:rsidDel="00000000" w:rsidR="00000000" w:rsidRPr="00000000">
        <w:rPr>
          <w:sz w:val="20"/>
          <w:szCs w:val="20"/>
          <w:rtl w:val="0"/>
        </w:rPr>
        <w:t xml:space="preserve">Los parámetros reproductivos bovinos son importantes en explotaciones ganaderas porque influyen en la eficiencia reproductiva. Entre los parámetros más importantes están los que reflejan el inicio de la pubertad, los servicios, los niveles de concepción, los partos entre otros. Si bien estos parámetros representan la fertilidad en diferentes fases de la vida reproductiva, un manejo adecuado permite incrementar la productividad y por ende la rentabilidad. La siguiente tabla muestra un ejemplo: </w:t>
      </w:r>
    </w:p>
    <w:p w:rsidR="00000000" w:rsidDel="00000000" w:rsidP="00000000" w:rsidRDefault="00000000" w:rsidRPr="00000000" w14:paraId="0000007C">
      <w:pPr>
        <w:rPr>
          <w:b w:val="1"/>
          <w:sz w:val="20"/>
          <w:szCs w:val="20"/>
        </w:rPr>
      </w:pPr>
      <w:r w:rsidDel="00000000" w:rsidR="00000000" w:rsidRPr="00000000">
        <w:rPr>
          <w:b w:val="1"/>
          <w:sz w:val="20"/>
          <w:szCs w:val="20"/>
          <w:rtl w:val="0"/>
        </w:rPr>
        <w:t xml:space="preserve">Tabla 8 </w:t>
      </w:r>
    </w:p>
    <w:p w:rsidR="00000000" w:rsidDel="00000000" w:rsidP="00000000" w:rsidRDefault="00000000" w:rsidRPr="00000000" w14:paraId="0000007D">
      <w:pPr>
        <w:rPr>
          <w:sz w:val="20"/>
          <w:szCs w:val="20"/>
        </w:rPr>
      </w:pPr>
      <w:r w:rsidDel="00000000" w:rsidR="00000000" w:rsidRPr="00000000">
        <w:rPr>
          <w:sz w:val="20"/>
          <w:szCs w:val="20"/>
          <w:rtl w:val="0"/>
        </w:rPr>
        <w:t xml:space="preserve">Parámetros técnicos para determinar la eficiencia reproductiva</w:t>
      </w:r>
    </w:p>
    <w:p w:rsidR="00000000" w:rsidDel="00000000" w:rsidP="00000000" w:rsidRDefault="00000000" w:rsidRPr="00000000" w14:paraId="0000007E">
      <w:pPr>
        <w:rPr>
          <w:sz w:val="20"/>
          <w:szCs w:val="20"/>
        </w:rPr>
      </w:pPr>
      <w:r w:rsidDel="00000000" w:rsidR="00000000" w:rsidRPr="00000000">
        <w:rPr>
          <w:rtl w:val="0"/>
        </w:rPr>
      </w:r>
    </w:p>
    <w:tbl>
      <w:tblPr>
        <w:tblStyle w:val="Table9"/>
        <w:tblW w:w="10198.000000000002" w:type="dxa"/>
        <w:jc w:val="center"/>
        <w:tblBorders>
          <w:top w:color="000080" w:space="0" w:sz="6" w:val="single"/>
          <w:left w:color="000080" w:space="0" w:sz="6" w:val="single"/>
          <w:bottom w:color="000080" w:space="0" w:sz="6" w:val="single"/>
          <w:right w:color="000080" w:space="0" w:sz="6" w:val="single"/>
          <w:insideH w:color="000080" w:space="0" w:sz="6" w:val="single"/>
          <w:insideV w:color="000080" w:space="0" w:sz="6" w:val="single"/>
        </w:tblBorders>
        <w:tblLayout w:type="fixed"/>
        <w:tblLook w:val="0000"/>
      </w:tblPr>
      <w:tblGrid>
        <w:gridCol w:w="3118"/>
        <w:gridCol w:w="5111"/>
        <w:gridCol w:w="992"/>
        <w:gridCol w:w="977"/>
        <w:tblGridChange w:id="0">
          <w:tblGrid>
            <w:gridCol w:w="3118"/>
            <w:gridCol w:w="5111"/>
            <w:gridCol w:w="992"/>
            <w:gridCol w:w="977"/>
          </w:tblGrid>
        </w:tblGridChange>
      </w:tblGrid>
      <w:tr>
        <w:trPr>
          <w:cantSplit w:val="0"/>
          <w:tblHeader w:val="0"/>
        </w:trPr>
        <w:tc>
          <w:tcPr>
            <w:shd w:fill="000080" w:val="clear"/>
          </w:tcPr>
          <w:sdt>
            <w:sdtPr>
              <w:tag w:val="goog_rdk_7"/>
            </w:sdtPr>
            <w:sdtContent>
              <w:p w:rsidR="00000000" w:rsidDel="00000000" w:rsidP="00000000" w:rsidRDefault="00000000" w:rsidRPr="00000000" w14:paraId="0000007F">
                <w:pPr>
                  <w:jc w:val="center"/>
                  <w:rPr>
                    <w:shd w:fill="auto" w:val="clear"/>
                    <w:rPrChange w:author="Alix Cecilia Chinchilla Rueda" w:id="1" w:date="2022-09-30T01:18:25Z">
                      <w:rPr>
                        <w:rFonts w:ascii="Arial" w:cs="Arial" w:eastAsia="Arial" w:hAnsi="Arial"/>
                        <w:color w:val="ffffff"/>
                        <w:sz w:val="20"/>
                        <w:szCs w:val="20"/>
                      </w:rPr>
                    </w:rPrChange>
                  </w:rPr>
                  <w:pPrChange w:author="Alix Cecilia Chinchilla Rueda" w:id="0" w:date="2022-09-30T01:18:25Z">
                    <w:pPr/>
                  </w:pPrChange>
                </w:pPr>
                <w:r w:rsidDel="00000000" w:rsidR="00000000" w:rsidRPr="00000000">
                  <w:rPr>
                    <w:rFonts w:ascii="Arial" w:cs="Arial" w:eastAsia="Arial" w:hAnsi="Arial"/>
                    <w:color w:val="ffffff"/>
                    <w:sz w:val="20"/>
                    <w:szCs w:val="20"/>
                    <w:rtl w:val="0"/>
                  </w:rPr>
                  <w:t xml:space="preserve">PARÁMETRO</w:t>
                </w:r>
              </w:p>
            </w:sdtContent>
          </w:sdt>
        </w:tc>
        <w:tc>
          <w:tcPr>
            <w:shd w:fill="000080" w:val="clear"/>
          </w:tcPr>
          <w:sdt>
            <w:sdtPr>
              <w:tag w:val="goog_rdk_8"/>
            </w:sdtPr>
            <w:sdtContent>
              <w:p w:rsidR="00000000" w:rsidDel="00000000" w:rsidP="00000000" w:rsidRDefault="00000000" w:rsidRPr="00000000" w14:paraId="00000080">
                <w:pPr>
                  <w:jc w:val="center"/>
                  <w:rPr>
                    <w:shd w:fill="auto" w:val="clear"/>
                    <w:rPrChange w:author="Alix Cecilia Chinchilla Rueda" w:id="1" w:date="2022-09-30T01:18:25Z">
                      <w:rPr>
                        <w:rFonts w:ascii="Arial" w:cs="Arial" w:eastAsia="Arial" w:hAnsi="Arial"/>
                        <w:color w:val="ffffff"/>
                        <w:sz w:val="20"/>
                        <w:szCs w:val="20"/>
                      </w:rPr>
                    </w:rPrChange>
                  </w:rPr>
                  <w:pPrChange w:author="Alix Cecilia Chinchilla Rueda" w:id="0" w:date="2022-09-30T01:18:25Z">
                    <w:pPr/>
                  </w:pPrChange>
                </w:pPr>
                <w:r w:rsidDel="00000000" w:rsidR="00000000" w:rsidRPr="00000000">
                  <w:rPr>
                    <w:rFonts w:ascii="Arial" w:cs="Arial" w:eastAsia="Arial" w:hAnsi="Arial"/>
                    <w:color w:val="ffffff"/>
                    <w:sz w:val="20"/>
                    <w:szCs w:val="20"/>
                    <w:rtl w:val="0"/>
                  </w:rPr>
                  <w:t xml:space="preserve">DEFINICIÓN</w:t>
                </w:r>
              </w:p>
            </w:sdtContent>
          </w:sdt>
        </w:tc>
        <w:tc>
          <w:tcPr>
            <w:shd w:fill="000080" w:val="clear"/>
          </w:tcPr>
          <w:sdt>
            <w:sdtPr>
              <w:tag w:val="goog_rdk_9"/>
            </w:sdtPr>
            <w:sdtContent>
              <w:p w:rsidR="00000000" w:rsidDel="00000000" w:rsidP="00000000" w:rsidRDefault="00000000" w:rsidRPr="00000000" w14:paraId="00000081">
                <w:pPr>
                  <w:jc w:val="center"/>
                  <w:rPr>
                    <w:shd w:fill="auto" w:val="clear"/>
                    <w:rPrChange w:author="Alix Cecilia Chinchilla Rueda" w:id="1" w:date="2022-09-30T01:18:25Z">
                      <w:rPr>
                        <w:rFonts w:ascii="Arial" w:cs="Arial" w:eastAsia="Arial" w:hAnsi="Arial"/>
                        <w:color w:val="ffffff"/>
                        <w:sz w:val="20"/>
                        <w:szCs w:val="20"/>
                      </w:rPr>
                    </w:rPrChange>
                  </w:rPr>
                  <w:pPrChange w:author="Alix Cecilia Chinchilla Rueda" w:id="0" w:date="2022-09-30T01:18:25Z">
                    <w:pPr/>
                  </w:pPrChange>
                </w:pPr>
                <w:r w:rsidDel="00000000" w:rsidR="00000000" w:rsidRPr="00000000">
                  <w:rPr>
                    <w:rFonts w:ascii="Arial" w:cs="Arial" w:eastAsia="Arial" w:hAnsi="Arial"/>
                    <w:color w:val="ffffff"/>
                    <w:sz w:val="20"/>
                    <w:szCs w:val="20"/>
                    <w:rtl w:val="0"/>
                  </w:rPr>
                  <w:t xml:space="preserve">LECHE</w:t>
                </w:r>
              </w:p>
            </w:sdtContent>
          </w:sdt>
        </w:tc>
        <w:tc>
          <w:tcPr>
            <w:shd w:fill="000080" w:val="clear"/>
          </w:tcPr>
          <w:sdt>
            <w:sdtPr>
              <w:tag w:val="goog_rdk_10"/>
            </w:sdtPr>
            <w:sdtContent>
              <w:p w:rsidR="00000000" w:rsidDel="00000000" w:rsidP="00000000" w:rsidRDefault="00000000" w:rsidRPr="00000000" w14:paraId="00000082">
                <w:pPr>
                  <w:jc w:val="center"/>
                  <w:rPr>
                    <w:shd w:fill="auto" w:val="clear"/>
                    <w:rPrChange w:author="Alix Cecilia Chinchilla Rueda" w:id="1" w:date="2022-09-30T01:18:25Z">
                      <w:rPr>
                        <w:rFonts w:ascii="Arial" w:cs="Arial" w:eastAsia="Arial" w:hAnsi="Arial"/>
                        <w:color w:val="ffffff"/>
                        <w:sz w:val="20"/>
                        <w:szCs w:val="20"/>
                      </w:rPr>
                    </w:rPrChange>
                  </w:rPr>
                  <w:pPrChange w:author="Alix Cecilia Chinchilla Rueda" w:id="0" w:date="2022-09-30T01:18:25Z">
                    <w:pPr/>
                  </w:pPrChange>
                </w:pPr>
                <w:r w:rsidDel="00000000" w:rsidR="00000000" w:rsidRPr="00000000">
                  <w:rPr>
                    <w:rFonts w:ascii="Arial" w:cs="Arial" w:eastAsia="Arial" w:hAnsi="Arial"/>
                    <w:color w:val="ffffff"/>
                    <w:sz w:val="20"/>
                    <w:szCs w:val="20"/>
                    <w:rtl w:val="0"/>
                  </w:rPr>
                  <w:t xml:space="preserve">CARNE</w:t>
                </w:r>
              </w:p>
            </w:sdtContent>
          </w:sdt>
        </w:tc>
      </w:tr>
      <w:tr>
        <w:trPr>
          <w:cantSplit w:val="0"/>
          <w:tblHeader w:val="0"/>
        </w:trPr>
        <w:tc>
          <w:tcPr/>
          <w:p w:rsidR="00000000" w:rsidDel="00000000" w:rsidP="00000000" w:rsidRDefault="00000000" w:rsidRPr="00000000" w14:paraId="00000083">
            <w:pPr>
              <w:rPr>
                <w:rFonts w:ascii="Arial" w:cs="Arial" w:eastAsia="Arial" w:hAnsi="Arial"/>
                <w:b w:val="0"/>
                <w:color w:val="000000"/>
                <w:sz w:val="20"/>
                <w:szCs w:val="20"/>
              </w:rPr>
            </w:pPr>
            <w:sdt>
              <w:sdtPr>
                <w:tag w:val="goog_rdk_11"/>
              </w:sdtPr>
              <w:sdtContent>
                <w:commentRangeStart w:id="3"/>
              </w:sdtContent>
            </w:sdt>
            <w:sdt>
              <w:sdtPr>
                <w:tag w:val="goog_rdk_12"/>
              </w:sdtPr>
              <w:sdtContent>
                <w:commentRangeStart w:id="4"/>
              </w:sdtContent>
            </w:sdt>
            <w:r w:rsidDel="00000000" w:rsidR="00000000" w:rsidRPr="00000000">
              <w:rPr>
                <w:rFonts w:ascii="Arial" w:cs="Arial" w:eastAsia="Arial" w:hAnsi="Arial"/>
                <w:b w:val="0"/>
                <w:color w:val="000000"/>
                <w:sz w:val="20"/>
                <w:szCs w:val="20"/>
                <w:rtl w:val="0"/>
              </w:rPr>
              <w:t xml:space="preserve">Primer parto</w:t>
            </w:r>
          </w:p>
        </w:tc>
        <w:tc>
          <w:tcPr/>
          <w:p w:rsidR="00000000" w:rsidDel="00000000" w:rsidP="00000000" w:rsidRDefault="00000000" w:rsidRPr="00000000" w14:paraId="00000084">
            <w:pP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Edad en meses</w:t>
            </w:r>
          </w:p>
        </w:tc>
        <w:tc>
          <w:tcPr/>
          <w:p w:rsidR="00000000" w:rsidDel="00000000" w:rsidP="00000000" w:rsidRDefault="00000000" w:rsidRPr="00000000" w14:paraId="00000085">
            <w:pPr>
              <w:jc w:val="center"/>
              <w:rPr>
                <w:rFonts w:ascii="Arial" w:cs="Arial" w:eastAsia="Arial" w:hAnsi="Arial"/>
                <w:b w:val="0"/>
                <w:color w:val="000000"/>
                <w:sz w:val="20"/>
                <w:szCs w:val="20"/>
              </w:rPr>
            </w:pPr>
            <w:commentRangeEnd w:id="3"/>
            <w:r w:rsidDel="00000000" w:rsidR="00000000" w:rsidRPr="00000000">
              <w:commentReference w:id="3"/>
            </w:r>
            <w:commentRangeEnd w:id="4"/>
            <w:r w:rsidDel="00000000" w:rsidR="00000000" w:rsidRPr="00000000">
              <w:commentReference w:id="4"/>
            </w:r>
            <w:r w:rsidDel="00000000" w:rsidR="00000000" w:rsidRPr="00000000">
              <w:rPr>
                <w:rFonts w:ascii="Arial" w:cs="Arial" w:eastAsia="Arial" w:hAnsi="Arial"/>
                <w:b w:val="0"/>
                <w:color w:val="000000"/>
                <w:sz w:val="20"/>
                <w:szCs w:val="20"/>
                <w:rtl w:val="0"/>
              </w:rPr>
              <w:t xml:space="preserve">+24</w:t>
            </w:r>
          </w:p>
        </w:tc>
        <w:tc>
          <w:tcPr/>
          <w:p w:rsidR="00000000" w:rsidDel="00000000" w:rsidP="00000000" w:rsidRDefault="00000000" w:rsidRPr="00000000" w14:paraId="00000086">
            <w:pPr>
              <w:jc w:val="cente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27</w:t>
            </w:r>
          </w:p>
        </w:tc>
      </w:tr>
      <w:tr>
        <w:trPr>
          <w:cantSplit w:val="0"/>
          <w:tblHeader w:val="0"/>
        </w:trPr>
        <w:tc>
          <w:tcPr/>
          <w:p w:rsidR="00000000" w:rsidDel="00000000" w:rsidP="00000000" w:rsidRDefault="00000000" w:rsidRPr="00000000" w14:paraId="00000087">
            <w:pPr>
              <w:rPr>
                <w:rFonts w:ascii="Arial" w:cs="Arial" w:eastAsia="Arial" w:hAnsi="Arial"/>
                <w:b w:val="0"/>
                <w:color w:val="000000"/>
                <w:sz w:val="20"/>
                <w:szCs w:val="20"/>
              </w:rPr>
            </w:pPr>
            <w:sdt>
              <w:sdtPr>
                <w:tag w:val="goog_rdk_13"/>
              </w:sdtPr>
              <w:sdtContent>
                <w:commentRangeStart w:id="5"/>
              </w:sdtContent>
            </w:sdt>
            <w:sdt>
              <w:sdtPr>
                <w:tag w:val="goog_rdk_14"/>
              </w:sdtPr>
              <w:sdtContent>
                <w:commentRangeStart w:id="6"/>
              </w:sdtContent>
            </w:sdt>
            <w:r w:rsidDel="00000000" w:rsidR="00000000" w:rsidRPr="00000000">
              <w:rPr>
                <w:rFonts w:ascii="Arial" w:cs="Arial" w:eastAsia="Arial" w:hAnsi="Arial"/>
                <w:b w:val="0"/>
                <w:color w:val="000000"/>
                <w:sz w:val="20"/>
                <w:szCs w:val="20"/>
                <w:rtl w:val="0"/>
              </w:rPr>
              <w:t xml:space="preserve">Días abiertos</w:t>
            </w:r>
          </w:p>
        </w:tc>
        <w:tc>
          <w:tcPr/>
          <w:p w:rsidR="00000000" w:rsidDel="00000000" w:rsidP="00000000" w:rsidRDefault="00000000" w:rsidRPr="00000000" w14:paraId="00000088">
            <w:pP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Días desde el parto hasta la siguiente concepción</w:t>
            </w:r>
          </w:p>
        </w:tc>
        <w:tc>
          <w:tcPr/>
          <w:p w:rsidR="00000000" w:rsidDel="00000000" w:rsidP="00000000" w:rsidRDefault="00000000" w:rsidRPr="00000000" w14:paraId="00000089">
            <w:pPr>
              <w:jc w:val="center"/>
              <w:rPr>
                <w:rFonts w:ascii="Arial" w:cs="Arial" w:eastAsia="Arial" w:hAnsi="Arial"/>
                <w:b w:val="0"/>
                <w:color w:val="000000"/>
                <w:sz w:val="20"/>
                <w:szCs w:val="20"/>
              </w:rPr>
            </w:pPr>
            <w:commentRangeEnd w:id="5"/>
            <w:r w:rsidDel="00000000" w:rsidR="00000000" w:rsidRPr="00000000">
              <w:commentReference w:id="5"/>
            </w:r>
            <w:commentRangeEnd w:id="6"/>
            <w:r w:rsidDel="00000000" w:rsidR="00000000" w:rsidRPr="00000000">
              <w:commentReference w:id="6"/>
            </w:r>
            <w:r w:rsidDel="00000000" w:rsidR="00000000" w:rsidRPr="00000000">
              <w:rPr>
                <w:rFonts w:ascii="Arial" w:cs="Arial" w:eastAsia="Arial" w:hAnsi="Arial"/>
                <w:b w:val="0"/>
                <w:color w:val="000000"/>
                <w:sz w:val="20"/>
                <w:szCs w:val="20"/>
                <w:rtl w:val="0"/>
              </w:rPr>
              <w:t xml:space="preserve">+100</w:t>
            </w:r>
          </w:p>
        </w:tc>
        <w:tc>
          <w:tcPr/>
          <w:p w:rsidR="00000000" w:rsidDel="00000000" w:rsidP="00000000" w:rsidRDefault="00000000" w:rsidRPr="00000000" w14:paraId="0000008A">
            <w:pPr>
              <w:jc w:val="cente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w:t>
            </w:r>
          </w:p>
        </w:tc>
      </w:tr>
      <w:tr>
        <w:trPr>
          <w:cantSplit w:val="0"/>
          <w:tblHeader w:val="0"/>
        </w:trPr>
        <w:tc>
          <w:tcPr/>
          <w:p w:rsidR="00000000" w:rsidDel="00000000" w:rsidP="00000000" w:rsidRDefault="00000000" w:rsidRPr="00000000" w14:paraId="0000008B">
            <w:pPr>
              <w:rPr>
                <w:rFonts w:ascii="Arial" w:cs="Arial" w:eastAsia="Arial" w:hAnsi="Arial"/>
                <w:b w:val="0"/>
                <w:color w:val="000000"/>
                <w:sz w:val="20"/>
                <w:szCs w:val="20"/>
              </w:rPr>
            </w:pPr>
            <w:sdt>
              <w:sdtPr>
                <w:tag w:val="goog_rdk_15"/>
              </w:sdtPr>
              <w:sdtContent>
                <w:commentRangeStart w:id="7"/>
              </w:sdtContent>
            </w:sdt>
            <w:sdt>
              <w:sdtPr>
                <w:tag w:val="goog_rdk_16"/>
              </w:sdtPr>
              <w:sdtContent>
                <w:commentRangeStart w:id="8"/>
              </w:sdtContent>
            </w:sdt>
            <w:r w:rsidDel="00000000" w:rsidR="00000000" w:rsidRPr="00000000">
              <w:rPr>
                <w:rFonts w:ascii="Arial" w:cs="Arial" w:eastAsia="Arial" w:hAnsi="Arial"/>
                <w:b w:val="0"/>
                <w:color w:val="000000"/>
                <w:sz w:val="20"/>
                <w:szCs w:val="20"/>
                <w:rtl w:val="0"/>
              </w:rPr>
              <w:t xml:space="preserve">Índice de concepción al primer servicio</w:t>
            </w:r>
          </w:p>
        </w:tc>
        <w:tc>
          <w:tcPr/>
          <w:p w:rsidR="00000000" w:rsidDel="00000000" w:rsidP="00000000" w:rsidRDefault="00000000" w:rsidRPr="00000000" w14:paraId="0000008C">
            <w:pPr>
              <w:jc w:val="center"/>
              <w:rPr>
                <w:rFonts w:ascii="Cambria Math" w:cs="Cambria Math" w:eastAsia="Cambria Math" w:hAnsi="Cambria Math"/>
                <w:color w:val="000000"/>
                <w:sz w:val="20"/>
                <w:szCs w:val="20"/>
              </w:rPr>
            </w:pPr>
            <m:oMath>
              <m:f>
                <m:fPr>
                  <m:ctrlPr>
                    <w:rPr>
                      <w:rFonts w:ascii="Cambria Math" w:cs="Cambria Math" w:eastAsia="Cambria Math" w:hAnsi="Cambria Math"/>
                      <w:color w:val="000000"/>
                      <w:sz w:val="20"/>
                      <w:szCs w:val="20"/>
                    </w:rPr>
                  </m:ctrlPr>
                </m:fPr>
                <m:num>
                  <m:r>
                    <w:rPr>
                      <w:rFonts w:ascii="Cambria Math" w:cs="Cambria Math" w:eastAsia="Cambria Math" w:hAnsi="Cambria Math"/>
                      <w:color w:val="000000"/>
                      <w:sz w:val="20"/>
                      <w:szCs w:val="20"/>
                    </w:rPr>
                    <m:t xml:space="preserve">Número de preñeces al primer servicio   </m:t>
                  </m:r>
                </m:num>
                <m:den>
                  <m:r>
                    <w:rPr>
                      <w:rFonts w:ascii="Cambria Math" w:cs="Cambria Math" w:eastAsia="Cambria Math" w:hAnsi="Cambria Math"/>
                      <w:color w:val="000000"/>
                      <w:sz w:val="20"/>
                      <w:szCs w:val="20"/>
                    </w:rPr>
                    <m:t xml:space="preserve">Número de cruzas al primer servicio</m:t>
                  </m:r>
                </m:den>
              </m:f>
            </m:oMath>
            <w:r w:rsidDel="00000000" w:rsidR="00000000" w:rsidRPr="00000000">
              <w:rPr>
                <w:rtl w:val="0"/>
              </w:rPr>
            </w:r>
          </w:p>
          <w:p w:rsidR="00000000" w:rsidDel="00000000" w:rsidP="00000000" w:rsidRDefault="00000000" w:rsidRPr="00000000" w14:paraId="0000008D">
            <w:pPr>
              <w:rPr>
                <w:rFonts w:ascii="Arial" w:cs="Arial" w:eastAsia="Arial" w:hAnsi="Arial"/>
                <w:b w:val="0"/>
                <w:color w:val="000000"/>
                <w:sz w:val="20"/>
                <w:szCs w:val="20"/>
              </w:rPr>
            </w:pPr>
            <w:r w:rsidDel="00000000" w:rsidR="00000000" w:rsidRPr="00000000">
              <w:rPr>
                <w:rtl w:val="0"/>
              </w:rPr>
            </w:r>
          </w:p>
        </w:tc>
        <w:tc>
          <w:tcPr/>
          <w:p w:rsidR="00000000" w:rsidDel="00000000" w:rsidP="00000000" w:rsidRDefault="00000000" w:rsidRPr="00000000" w14:paraId="0000008E">
            <w:pPr>
              <w:jc w:val="center"/>
              <w:rPr>
                <w:rFonts w:ascii="Arial" w:cs="Arial" w:eastAsia="Arial" w:hAnsi="Arial"/>
                <w:b w:val="0"/>
                <w:color w:val="000000"/>
                <w:sz w:val="20"/>
                <w:szCs w:val="20"/>
              </w:rPr>
            </w:pPr>
            <w:commentRangeEnd w:id="7"/>
            <w:r w:rsidDel="00000000" w:rsidR="00000000" w:rsidRPr="00000000">
              <w:commentReference w:id="7"/>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8F">
            <w:pPr>
              <w:jc w:val="cente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70%</w:t>
            </w:r>
          </w:p>
        </w:tc>
        <w:tc>
          <w:tcPr/>
          <w:p w:rsidR="00000000" w:rsidDel="00000000" w:rsidP="00000000" w:rsidRDefault="00000000" w:rsidRPr="00000000" w14:paraId="00000090">
            <w:pPr>
              <w:jc w:val="cente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091">
            <w:pPr>
              <w:jc w:val="cente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70%</w:t>
            </w:r>
          </w:p>
        </w:tc>
      </w:tr>
      <w:tr>
        <w:trPr>
          <w:cantSplit w:val="0"/>
          <w:tblHeader w:val="0"/>
        </w:trPr>
        <w:tc>
          <w:tcPr/>
          <w:p w:rsidR="00000000" w:rsidDel="00000000" w:rsidP="00000000" w:rsidRDefault="00000000" w:rsidRPr="00000000" w14:paraId="00000092">
            <w:pP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093">
            <w:pPr>
              <w:rPr>
                <w:rFonts w:ascii="Arial" w:cs="Arial" w:eastAsia="Arial" w:hAnsi="Arial"/>
                <w:b w:val="0"/>
                <w:color w:val="000000"/>
                <w:sz w:val="20"/>
                <w:szCs w:val="20"/>
              </w:rPr>
            </w:pPr>
            <w:sdt>
              <w:sdtPr>
                <w:tag w:val="goog_rdk_17"/>
              </w:sdtPr>
              <w:sdtContent>
                <w:commentRangeStart w:id="9"/>
              </w:sdtContent>
            </w:sdt>
            <w:sdt>
              <w:sdtPr>
                <w:tag w:val="goog_rdk_18"/>
              </w:sdtPr>
              <w:sdtContent>
                <w:commentRangeStart w:id="10"/>
              </w:sdtContent>
            </w:sdt>
            <w:r w:rsidDel="00000000" w:rsidR="00000000" w:rsidRPr="00000000">
              <w:rPr>
                <w:rFonts w:ascii="Arial" w:cs="Arial" w:eastAsia="Arial" w:hAnsi="Arial"/>
                <w:b w:val="0"/>
                <w:color w:val="000000"/>
                <w:sz w:val="20"/>
                <w:szCs w:val="20"/>
                <w:rtl w:val="0"/>
              </w:rPr>
              <w:t xml:space="preserve">Intervalo entre partos (días)</w:t>
            </w:r>
          </w:p>
        </w:tc>
        <w:tc>
          <w:tcPr/>
          <w:p w:rsidR="00000000" w:rsidDel="00000000" w:rsidP="00000000" w:rsidRDefault="00000000" w:rsidRPr="00000000" w14:paraId="00000094">
            <w:pPr>
              <w:jc w:val="center"/>
              <w:rPr>
                <w:rFonts w:ascii="Cambria Math" w:cs="Cambria Math" w:eastAsia="Cambria Math" w:hAnsi="Cambria Math"/>
                <w:color w:val="000000"/>
                <w:sz w:val="20"/>
                <w:szCs w:val="20"/>
              </w:rPr>
            </w:pPr>
            <m:oMath>
              <m:f>
                <m:fPr>
                  <m:ctrlPr>
                    <w:rPr>
                      <w:rFonts w:ascii="Cambria Math" w:cs="Cambria Math" w:eastAsia="Cambria Math" w:hAnsi="Cambria Math"/>
                      <w:color w:val="000000"/>
                      <w:sz w:val="20"/>
                      <w:szCs w:val="20"/>
                    </w:rPr>
                  </m:ctrlPr>
                </m:fPr>
                <m:num>
                  <m:r>
                    <w:rPr>
                      <w:rFonts w:ascii="Cambria Math" w:cs="Cambria Math" w:eastAsia="Cambria Math" w:hAnsi="Cambria Math"/>
                      <w:color w:val="000000"/>
                      <w:sz w:val="20"/>
                      <w:szCs w:val="20"/>
                    </w:rPr>
                    <m:t xml:space="preserve">Días entre partos sucesivos</m:t>
                  </m:r>
                </m:num>
                <m:den>
                  <m:r>
                    <w:rPr>
                      <w:rFonts w:ascii="Cambria Math" w:cs="Cambria Math" w:eastAsia="Cambria Math" w:hAnsi="Cambria Math"/>
                      <w:color w:val="000000"/>
                      <w:sz w:val="20"/>
                      <w:szCs w:val="20"/>
                    </w:rPr>
                    <m:t xml:space="preserve">Total de vacas en el hato</m:t>
                  </m:r>
                </m:den>
              </m:f>
            </m:oMath>
            <w:r w:rsidDel="00000000" w:rsidR="00000000" w:rsidRPr="00000000">
              <w:rPr>
                <w:rtl w:val="0"/>
              </w:rPr>
            </w:r>
          </w:p>
          <w:p w:rsidR="00000000" w:rsidDel="00000000" w:rsidP="00000000" w:rsidRDefault="00000000" w:rsidRPr="00000000" w14:paraId="00000095">
            <w:pPr>
              <w:rPr>
                <w:rFonts w:ascii="Arial" w:cs="Arial" w:eastAsia="Arial" w:hAnsi="Arial"/>
                <w:b w:val="0"/>
                <w:color w:val="000000"/>
                <w:sz w:val="20"/>
                <w:szCs w:val="20"/>
              </w:rPr>
            </w:pPr>
            <w:r w:rsidDel="00000000" w:rsidR="00000000" w:rsidRPr="00000000">
              <w:rPr>
                <w:rtl w:val="0"/>
              </w:rPr>
            </w:r>
          </w:p>
        </w:tc>
        <w:tc>
          <w:tcPr/>
          <w:p w:rsidR="00000000" w:rsidDel="00000000" w:rsidP="00000000" w:rsidRDefault="00000000" w:rsidRPr="00000000" w14:paraId="00000096">
            <w:pPr>
              <w:jc w:val="center"/>
              <w:rPr>
                <w:rFonts w:ascii="Arial" w:cs="Arial" w:eastAsia="Arial" w:hAnsi="Arial"/>
                <w:b w:val="0"/>
                <w:color w:val="000000"/>
                <w:sz w:val="20"/>
                <w:szCs w:val="20"/>
              </w:rPr>
            </w:pPr>
            <w:commentRangeEnd w:id="9"/>
            <w:r w:rsidDel="00000000" w:rsidR="00000000" w:rsidRPr="00000000">
              <w:commentReference w:id="9"/>
            </w:r>
            <w:commentRangeEnd w:id="10"/>
            <w:r w:rsidDel="00000000" w:rsidR="00000000" w:rsidRPr="00000000">
              <w:commentReference w:id="10"/>
            </w:r>
            <w:r w:rsidDel="00000000" w:rsidR="00000000" w:rsidRPr="00000000">
              <w:rPr>
                <w:rFonts w:ascii="Arial" w:cs="Arial" w:eastAsia="Arial" w:hAnsi="Arial"/>
                <w:b w:val="0"/>
                <w:color w:val="000000"/>
                <w:sz w:val="20"/>
                <w:szCs w:val="20"/>
                <w:rtl w:val="0"/>
              </w:rPr>
              <w:t xml:space="preserve">+380</w:t>
            </w:r>
          </w:p>
          <w:p w:rsidR="00000000" w:rsidDel="00000000" w:rsidP="00000000" w:rsidRDefault="00000000" w:rsidRPr="00000000" w14:paraId="00000097">
            <w:pPr>
              <w:jc w:val="center"/>
              <w:rPr>
                <w:rFonts w:ascii="Arial" w:cs="Arial" w:eastAsia="Arial" w:hAnsi="Arial"/>
                <w:b w:val="0"/>
                <w:color w:val="000000"/>
                <w:sz w:val="20"/>
                <w:szCs w:val="20"/>
              </w:rPr>
            </w:pPr>
            <w:r w:rsidDel="00000000" w:rsidR="00000000" w:rsidRPr="00000000">
              <w:rPr>
                <w:rtl w:val="0"/>
              </w:rPr>
            </w:r>
          </w:p>
        </w:tc>
        <w:tc>
          <w:tcPr/>
          <w:p w:rsidR="00000000" w:rsidDel="00000000" w:rsidP="00000000" w:rsidRDefault="00000000" w:rsidRPr="00000000" w14:paraId="00000098">
            <w:pPr>
              <w:jc w:val="cente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360</w:t>
            </w:r>
          </w:p>
        </w:tc>
      </w:tr>
      <w:tr>
        <w:trPr>
          <w:cantSplit w:val="0"/>
          <w:tblHeader w:val="0"/>
        </w:trPr>
        <w:tc>
          <w:tcPr/>
          <w:p w:rsidR="00000000" w:rsidDel="00000000" w:rsidP="00000000" w:rsidRDefault="00000000" w:rsidRPr="00000000" w14:paraId="00000099">
            <w:pP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09A">
            <w:pPr>
              <w:rPr>
                <w:rFonts w:ascii="Arial" w:cs="Arial" w:eastAsia="Arial" w:hAnsi="Arial"/>
                <w:b w:val="0"/>
                <w:color w:val="000000"/>
                <w:sz w:val="20"/>
                <w:szCs w:val="20"/>
              </w:rPr>
            </w:pPr>
            <w:sdt>
              <w:sdtPr>
                <w:tag w:val="goog_rdk_19"/>
              </w:sdtPr>
              <w:sdtContent>
                <w:commentRangeStart w:id="11"/>
              </w:sdtContent>
            </w:sdt>
            <w:sdt>
              <w:sdtPr>
                <w:tag w:val="goog_rdk_20"/>
              </w:sdtPr>
              <w:sdtContent>
                <w:commentRangeStart w:id="12"/>
              </w:sdtContent>
            </w:sdt>
            <w:r w:rsidDel="00000000" w:rsidR="00000000" w:rsidRPr="00000000">
              <w:rPr>
                <w:rFonts w:ascii="Arial" w:cs="Arial" w:eastAsia="Arial" w:hAnsi="Arial"/>
                <w:b w:val="0"/>
                <w:color w:val="000000"/>
                <w:sz w:val="20"/>
                <w:szCs w:val="20"/>
                <w:rtl w:val="0"/>
              </w:rPr>
              <w:t xml:space="preserve">Servicio por concepción</w:t>
            </w:r>
          </w:p>
          <w:p w:rsidR="00000000" w:rsidDel="00000000" w:rsidP="00000000" w:rsidRDefault="00000000" w:rsidRPr="00000000" w14:paraId="0000009B">
            <w:pPr>
              <w:rPr>
                <w:rFonts w:ascii="Arial" w:cs="Arial" w:eastAsia="Arial" w:hAnsi="Arial"/>
                <w:b w:val="0"/>
                <w:color w:val="000000"/>
                <w:sz w:val="20"/>
                <w:szCs w:val="20"/>
              </w:rPr>
            </w:pPr>
            <w:r w:rsidDel="00000000" w:rsidR="00000000" w:rsidRPr="00000000">
              <w:rPr>
                <w:rtl w:val="0"/>
              </w:rPr>
            </w:r>
          </w:p>
        </w:tc>
        <w:tc>
          <w:tcPr/>
          <w:p w:rsidR="00000000" w:rsidDel="00000000" w:rsidP="00000000" w:rsidRDefault="00000000" w:rsidRPr="00000000" w14:paraId="0000009C">
            <w:pPr>
              <w:jc w:val="center"/>
              <w:rPr>
                <w:rFonts w:ascii="Cambria Math" w:cs="Cambria Math" w:eastAsia="Cambria Math" w:hAnsi="Cambria Math"/>
                <w:color w:val="000000"/>
                <w:sz w:val="20"/>
                <w:szCs w:val="20"/>
              </w:rPr>
            </w:pPr>
            <m:oMath>
              <m:f>
                <m:fPr>
                  <m:ctrlPr>
                    <w:rPr>
                      <w:rFonts w:ascii="Cambria Math" w:cs="Cambria Math" w:eastAsia="Cambria Math" w:hAnsi="Cambria Math"/>
                      <w:color w:val="000000"/>
                      <w:sz w:val="20"/>
                      <w:szCs w:val="20"/>
                    </w:rPr>
                  </m:ctrlPr>
                </m:fPr>
                <m:num>
                  <m:r>
                    <w:rPr>
                      <w:rFonts w:ascii="Cambria Math" w:cs="Cambria Math" w:eastAsia="Cambria Math" w:hAnsi="Cambria Math"/>
                      <w:color w:val="000000"/>
                      <w:sz w:val="20"/>
                      <w:szCs w:val="20"/>
                    </w:rPr>
                    <m:t xml:space="preserve">Número de servicios en todas las vacas</m:t>
                  </m:r>
                </m:num>
                <m:den>
                  <m:r>
                    <w:rPr>
                      <w:rFonts w:ascii="Cambria Math" w:cs="Cambria Math" w:eastAsia="Cambria Math" w:hAnsi="Cambria Math"/>
                      <w:color w:val="000000"/>
                      <w:sz w:val="20"/>
                      <w:szCs w:val="20"/>
                    </w:rPr>
                    <m:t xml:space="preserve">Total de concepciones</m:t>
                  </m:r>
                </m:den>
              </m:f>
            </m:oMath>
            <w:r w:rsidDel="00000000" w:rsidR="00000000" w:rsidRPr="00000000">
              <w:rPr>
                <w:rtl w:val="0"/>
              </w:rPr>
            </w:r>
          </w:p>
        </w:tc>
        <w:tc>
          <w:tcPr/>
          <w:p w:rsidR="00000000" w:rsidDel="00000000" w:rsidP="00000000" w:rsidRDefault="00000000" w:rsidRPr="00000000" w14:paraId="0000009D">
            <w:pPr>
              <w:jc w:val="center"/>
              <w:rPr>
                <w:rFonts w:ascii="Arial" w:cs="Arial" w:eastAsia="Arial" w:hAnsi="Arial"/>
                <w:b w:val="0"/>
                <w:color w:val="000000"/>
                <w:sz w:val="20"/>
                <w:szCs w:val="20"/>
              </w:rPr>
            </w:pPr>
            <w:commentRangeEnd w:id="11"/>
            <w:r w:rsidDel="00000000" w:rsidR="00000000" w:rsidRPr="00000000">
              <w:commentReference w:id="11"/>
            </w:r>
            <w:commentRangeEnd w:id="12"/>
            <w:r w:rsidDel="00000000" w:rsidR="00000000" w:rsidRPr="00000000">
              <w:commentReference w:id="12"/>
            </w:r>
            <w:r w:rsidDel="00000000" w:rsidR="00000000" w:rsidRPr="00000000">
              <w:rPr>
                <w:rFonts w:ascii="Arial" w:cs="Arial" w:eastAsia="Arial" w:hAnsi="Arial"/>
                <w:b w:val="0"/>
                <w:color w:val="000000"/>
                <w:sz w:val="20"/>
                <w:szCs w:val="20"/>
                <w:rtl w:val="0"/>
              </w:rPr>
              <w:t xml:space="preserve">-2</w:t>
            </w:r>
          </w:p>
        </w:tc>
        <w:tc>
          <w:tcPr/>
          <w:p w:rsidR="00000000" w:rsidDel="00000000" w:rsidP="00000000" w:rsidRDefault="00000000" w:rsidRPr="00000000" w14:paraId="0000009E">
            <w:pPr>
              <w:jc w:val="cente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w:t>
            </w:r>
          </w:p>
        </w:tc>
      </w:tr>
      <w:tr>
        <w:trPr>
          <w:cantSplit w:val="0"/>
          <w:tblHeader w:val="0"/>
        </w:trPr>
        <w:tc>
          <w:tcPr/>
          <w:p w:rsidR="00000000" w:rsidDel="00000000" w:rsidP="00000000" w:rsidRDefault="00000000" w:rsidRPr="00000000" w14:paraId="0000009F">
            <w:pPr>
              <w:rPr>
                <w:rFonts w:ascii="Arial" w:cs="Arial" w:eastAsia="Arial" w:hAnsi="Arial"/>
                <w:b w:val="0"/>
                <w:color w:val="000000"/>
                <w:sz w:val="20"/>
                <w:szCs w:val="20"/>
              </w:rPr>
            </w:pPr>
            <w:sdt>
              <w:sdtPr>
                <w:tag w:val="goog_rdk_21"/>
              </w:sdtPr>
              <w:sdtContent>
                <w:commentRangeStart w:id="13"/>
              </w:sdtContent>
            </w:sdt>
            <w:sdt>
              <w:sdtPr>
                <w:tag w:val="goog_rdk_22"/>
              </w:sdtPr>
              <w:sdtContent>
                <w:commentRangeStart w:id="14"/>
              </w:sdtContent>
            </w:sdt>
            <w:r w:rsidDel="00000000" w:rsidR="00000000" w:rsidRPr="00000000">
              <w:rPr>
                <w:rtl w:val="0"/>
              </w:rPr>
            </w:r>
          </w:p>
          <w:p w:rsidR="00000000" w:rsidDel="00000000" w:rsidP="00000000" w:rsidRDefault="00000000" w:rsidRPr="00000000" w14:paraId="000000A0">
            <w:pP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Índice de preñez (%)</w:t>
            </w:r>
          </w:p>
        </w:tc>
        <w:tc>
          <w:tcPr/>
          <w:p w:rsidR="00000000" w:rsidDel="00000000" w:rsidP="00000000" w:rsidRDefault="00000000" w:rsidRPr="00000000" w14:paraId="000000A1">
            <w:pPr>
              <w:jc w:val="center"/>
              <w:rPr>
                <w:rFonts w:ascii="Cambria Math" w:cs="Cambria Math" w:eastAsia="Cambria Math" w:hAnsi="Cambria Math"/>
                <w:color w:val="000000"/>
                <w:sz w:val="20"/>
                <w:szCs w:val="20"/>
              </w:rPr>
            </w:pPr>
            <m:oMath>
              <m:f>
                <m:fPr>
                  <m:ctrlPr>
                    <w:rPr>
                      <w:rFonts w:ascii="Cambria Math" w:cs="Cambria Math" w:eastAsia="Cambria Math" w:hAnsi="Cambria Math"/>
                      <w:color w:val="000000"/>
                      <w:sz w:val="20"/>
                      <w:szCs w:val="20"/>
                    </w:rPr>
                  </m:ctrlPr>
                </m:fPr>
                <m:num>
                  <m:r>
                    <w:rPr>
                      <w:rFonts w:ascii="Cambria Math" w:cs="Cambria Math" w:eastAsia="Cambria Math" w:hAnsi="Cambria Math"/>
                      <w:color w:val="000000"/>
                      <w:sz w:val="20"/>
                      <w:szCs w:val="20"/>
                    </w:rPr>
                    <m:t xml:space="preserve">Número de vacas preñadas   </m:t>
                  </m:r>
                </m:num>
                <m:den>
                  <m:r>
                    <w:rPr>
                      <w:rFonts w:ascii="Cambria Math" w:cs="Cambria Math" w:eastAsia="Cambria Math" w:hAnsi="Cambria Math"/>
                      <w:color w:val="000000"/>
                      <w:sz w:val="20"/>
                      <w:szCs w:val="20"/>
                    </w:rPr>
                    <m:t xml:space="preserve">Total de vacas en el hato</m:t>
                  </m:r>
                </m:den>
              </m:f>
              <m:r>
                <w:rPr>
                  <w:rFonts w:ascii="Cambria Math" w:cs="Cambria Math" w:eastAsia="Cambria Math" w:hAnsi="Cambria Math"/>
                  <w:color w:val="000000"/>
                  <w:sz w:val="20"/>
                  <w:szCs w:val="20"/>
                </w:rPr>
                <m:t xml:space="preserve">*100</m:t>
              </m:r>
            </m:oMath>
            <w:r w:rsidDel="00000000" w:rsidR="00000000" w:rsidRPr="00000000">
              <w:rPr>
                <w:rtl w:val="0"/>
              </w:rPr>
            </w:r>
          </w:p>
          <w:p w:rsidR="00000000" w:rsidDel="00000000" w:rsidP="00000000" w:rsidRDefault="00000000" w:rsidRPr="00000000" w14:paraId="000000A2">
            <w:pP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 </w:t>
            </w:r>
          </w:p>
        </w:tc>
        <w:tc>
          <w:tcPr/>
          <w:p w:rsidR="00000000" w:rsidDel="00000000" w:rsidP="00000000" w:rsidRDefault="00000000" w:rsidRPr="00000000" w14:paraId="000000A3">
            <w:pPr>
              <w:jc w:val="center"/>
              <w:rPr>
                <w:rFonts w:ascii="Arial" w:cs="Arial" w:eastAsia="Arial" w:hAnsi="Arial"/>
                <w:b w:val="0"/>
                <w:color w:val="000000"/>
                <w:sz w:val="20"/>
                <w:szCs w:val="20"/>
              </w:rPr>
            </w:pPr>
            <w:commentRangeEnd w:id="13"/>
            <w:r w:rsidDel="00000000" w:rsidR="00000000" w:rsidRPr="00000000">
              <w:commentReference w:id="13"/>
            </w:r>
            <w:commentRangeEnd w:id="14"/>
            <w:r w:rsidDel="00000000" w:rsidR="00000000" w:rsidRPr="00000000">
              <w:commentReference w:id="14"/>
            </w:r>
            <w:r w:rsidDel="00000000" w:rsidR="00000000" w:rsidRPr="00000000">
              <w:rPr>
                <w:rFonts w:ascii="Arial" w:cs="Arial" w:eastAsia="Arial" w:hAnsi="Arial"/>
                <w:b w:val="0"/>
                <w:color w:val="000000"/>
                <w:sz w:val="20"/>
                <w:szCs w:val="20"/>
                <w:rtl w:val="0"/>
              </w:rPr>
              <w:t xml:space="preserve">95</w:t>
            </w:r>
          </w:p>
        </w:tc>
        <w:tc>
          <w:tcPr/>
          <w:p w:rsidR="00000000" w:rsidDel="00000000" w:rsidP="00000000" w:rsidRDefault="00000000" w:rsidRPr="00000000" w14:paraId="000000A4">
            <w:pPr>
              <w:jc w:val="cente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95</w:t>
            </w:r>
          </w:p>
        </w:tc>
      </w:tr>
      <w:tr>
        <w:trPr>
          <w:cantSplit w:val="0"/>
          <w:tblHeader w:val="0"/>
        </w:trPr>
        <w:tc>
          <w:tcPr/>
          <w:p w:rsidR="00000000" w:rsidDel="00000000" w:rsidP="00000000" w:rsidRDefault="00000000" w:rsidRPr="00000000" w14:paraId="000000A5">
            <w:pPr>
              <w:rPr>
                <w:rFonts w:ascii="Arial" w:cs="Arial" w:eastAsia="Arial" w:hAnsi="Arial"/>
                <w:b w:val="0"/>
                <w:color w:val="000000"/>
                <w:sz w:val="20"/>
                <w:szCs w:val="20"/>
              </w:rPr>
            </w:pPr>
            <w:sdt>
              <w:sdtPr>
                <w:tag w:val="goog_rdk_23"/>
              </w:sdtPr>
              <w:sdtContent>
                <w:commentRangeStart w:id="15"/>
              </w:sdtContent>
            </w:sdt>
            <w:sdt>
              <w:sdtPr>
                <w:tag w:val="goog_rdk_24"/>
              </w:sdtPr>
              <w:sdtContent>
                <w:commentRangeStart w:id="16"/>
              </w:sdtContent>
            </w:sdt>
            <w:r w:rsidDel="00000000" w:rsidR="00000000" w:rsidRPr="00000000">
              <w:rPr>
                <w:rtl w:val="0"/>
              </w:rPr>
            </w:r>
          </w:p>
          <w:p w:rsidR="00000000" w:rsidDel="00000000" w:rsidP="00000000" w:rsidRDefault="00000000" w:rsidRPr="00000000" w14:paraId="000000A6">
            <w:pP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Índice de partos (%)</w:t>
            </w:r>
          </w:p>
        </w:tc>
        <w:tc>
          <w:tcPr/>
          <w:p w:rsidR="00000000" w:rsidDel="00000000" w:rsidP="00000000" w:rsidRDefault="00000000" w:rsidRPr="00000000" w14:paraId="000000A7">
            <w:pPr>
              <w:jc w:val="center"/>
              <w:rPr>
                <w:rFonts w:ascii="Cambria Math" w:cs="Cambria Math" w:eastAsia="Cambria Math" w:hAnsi="Cambria Math"/>
                <w:color w:val="000000"/>
                <w:sz w:val="20"/>
                <w:szCs w:val="20"/>
              </w:rPr>
            </w:pPr>
            <m:oMath>
              <m:f>
                <m:fPr>
                  <m:ctrlPr>
                    <w:rPr>
                      <w:rFonts w:ascii="Cambria Math" w:cs="Cambria Math" w:eastAsia="Cambria Math" w:hAnsi="Cambria Math"/>
                      <w:color w:val="000000"/>
                      <w:sz w:val="20"/>
                      <w:szCs w:val="20"/>
                    </w:rPr>
                  </m:ctrlPr>
                </m:fPr>
                <m:num>
                  <m:r>
                    <w:rPr>
                      <w:rFonts w:ascii="Cambria Math" w:cs="Cambria Math" w:eastAsia="Cambria Math" w:hAnsi="Cambria Math"/>
                      <w:color w:val="000000"/>
                      <w:sz w:val="20"/>
                      <w:szCs w:val="20"/>
                    </w:rPr>
                    <m:t xml:space="preserve">Número de becerros nacidos    </m:t>
                  </m:r>
                </m:num>
                <m:den>
                  <m:r>
                    <w:rPr>
                      <w:rFonts w:ascii="Cambria Math" w:cs="Cambria Math" w:eastAsia="Cambria Math" w:hAnsi="Cambria Math"/>
                      <w:color w:val="000000"/>
                      <w:sz w:val="20"/>
                      <w:szCs w:val="20"/>
                    </w:rPr>
                    <m:t xml:space="preserve">Total de vacas en el hato</m:t>
                  </m:r>
                </m:den>
              </m:f>
              <m:r>
                <w:rPr>
                  <w:rFonts w:ascii="Cambria Math" w:cs="Cambria Math" w:eastAsia="Cambria Math" w:hAnsi="Cambria Math"/>
                  <w:color w:val="000000"/>
                  <w:sz w:val="20"/>
                  <w:szCs w:val="20"/>
                </w:rPr>
                <m:t xml:space="preserve">*100</m:t>
              </m:r>
            </m:oMath>
            <w:r w:rsidDel="00000000" w:rsidR="00000000" w:rsidRPr="00000000">
              <w:rPr>
                <w:rtl w:val="0"/>
              </w:rPr>
            </w:r>
          </w:p>
          <w:p w:rsidR="00000000" w:rsidDel="00000000" w:rsidP="00000000" w:rsidRDefault="00000000" w:rsidRPr="00000000" w14:paraId="000000A8">
            <w:pP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0A9">
            <w:pP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     </w:t>
            </w:r>
          </w:p>
        </w:tc>
        <w:tc>
          <w:tcPr/>
          <w:p w:rsidR="00000000" w:rsidDel="00000000" w:rsidP="00000000" w:rsidRDefault="00000000" w:rsidRPr="00000000" w14:paraId="000000AA">
            <w:pPr>
              <w:jc w:val="center"/>
              <w:rPr>
                <w:rFonts w:ascii="Arial" w:cs="Arial" w:eastAsia="Arial" w:hAnsi="Arial"/>
                <w:b w:val="0"/>
                <w:color w:val="000000"/>
                <w:sz w:val="20"/>
                <w:szCs w:val="20"/>
              </w:rPr>
            </w:pPr>
            <w:commentRangeEnd w:id="15"/>
            <w:r w:rsidDel="00000000" w:rsidR="00000000" w:rsidRPr="00000000">
              <w:commentReference w:id="15"/>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AB">
            <w:pPr>
              <w:jc w:val="cente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90</w:t>
            </w:r>
          </w:p>
        </w:tc>
        <w:tc>
          <w:tcPr/>
          <w:p w:rsidR="00000000" w:rsidDel="00000000" w:rsidP="00000000" w:rsidRDefault="00000000" w:rsidRPr="00000000" w14:paraId="000000AC">
            <w:pPr>
              <w:jc w:val="center"/>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0AD">
            <w:pPr>
              <w:jc w:val="cente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90</w:t>
            </w:r>
          </w:p>
        </w:tc>
      </w:tr>
      <w:tr>
        <w:trPr>
          <w:cantSplit w:val="0"/>
          <w:tblHeader w:val="0"/>
        </w:trPr>
        <w:tc>
          <w:tcPr/>
          <w:p w:rsidR="00000000" w:rsidDel="00000000" w:rsidP="00000000" w:rsidRDefault="00000000" w:rsidRPr="00000000" w14:paraId="000000AE">
            <w:pP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 </w:t>
            </w:r>
            <w:sdt>
              <w:sdtPr>
                <w:tag w:val="goog_rdk_25"/>
              </w:sdtPr>
              <w:sdtContent>
                <w:commentRangeStart w:id="17"/>
              </w:sdtContent>
            </w:sdt>
            <w:sdt>
              <w:sdtPr>
                <w:tag w:val="goog_rdk_26"/>
              </w:sdtPr>
              <w:sdtContent>
                <w:commentRangeStart w:id="18"/>
              </w:sdtContent>
            </w:sdt>
            <w:r w:rsidDel="00000000" w:rsidR="00000000" w:rsidRPr="00000000">
              <w:rPr>
                <w:rFonts w:ascii="Arial" w:cs="Arial" w:eastAsia="Arial" w:hAnsi="Arial"/>
                <w:b w:val="0"/>
                <w:color w:val="000000"/>
                <w:sz w:val="20"/>
                <w:szCs w:val="20"/>
                <w:rtl w:val="0"/>
              </w:rPr>
              <w:t xml:space="preserve">Producción neta de terneros</w:t>
            </w:r>
          </w:p>
          <w:p w:rsidR="00000000" w:rsidDel="00000000" w:rsidP="00000000" w:rsidRDefault="00000000" w:rsidRPr="00000000" w14:paraId="000000AF">
            <w:pPr>
              <w:rPr>
                <w:rFonts w:ascii="Arial" w:cs="Arial" w:eastAsia="Arial" w:hAnsi="Arial"/>
                <w:b w:val="0"/>
                <w:color w:val="000000"/>
                <w:sz w:val="20"/>
                <w:szCs w:val="20"/>
              </w:rPr>
            </w:pPr>
            <w:r w:rsidDel="00000000" w:rsidR="00000000" w:rsidRPr="00000000">
              <w:rPr>
                <w:rtl w:val="0"/>
              </w:rPr>
            </w:r>
          </w:p>
        </w:tc>
        <w:tc>
          <w:tcPr/>
          <w:p w:rsidR="00000000" w:rsidDel="00000000" w:rsidP="00000000" w:rsidRDefault="00000000" w:rsidRPr="00000000" w14:paraId="000000B0">
            <w:pPr>
              <w:jc w:val="center"/>
              <w:rPr>
                <w:rFonts w:ascii="Cambria Math" w:cs="Cambria Math" w:eastAsia="Cambria Math" w:hAnsi="Cambria Math"/>
                <w:color w:val="000000"/>
                <w:sz w:val="20"/>
                <w:szCs w:val="20"/>
              </w:rPr>
            </w:pPr>
            <m:oMath>
              <m:f>
                <m:fPr>
                  <m:ctrlPr>
                    <w:rPr>
                      <w:rFonts w:ascii="Cambria Math" w:cs="Cambria Math" w:eastAsia="Cambria Math" w:hAnsi="Cambria Math"/>
                      <w:color w:val="000000"/>
                      <w:sz w:val="20"/>
                      <w:szCs w:val="20"/>
                    </w:rPr>
                  </m:ctrlPr>
                </m:fPr>
                <m:num>
                  <m:r>
                    <w:rPr>
                      <w:rFonts w:ascii="Cambria Math" w:cs="Cambria Math" w:eastAsia="Cambria Math" w:hAnsi="Cambria Math"/>
                      <w:color w:val="000000"/>
                      <w:sz w:val="20"/>
                      <w:szCs w:val="20"/>
                    </w:rPr>
                    <m:t xml:space="preserve">Total de terneros destetos</m:t>
                  </m:r>
                </m:num>
                <m:den>
                  <m:r>
                    <w:rPr>
                      <w:rFonts w:ascii="Cambria Math" w:cs="Cambria Math" w:eastAsia="Cambria Math" w:hAnsi="Cambria Math"/>
                      <w:color w:val="000000"/>
                      <w:sz w:val="20"/>
                      <w:szCs w:val="20"/>
                    </w:rPr>
                    <m:t xml:space="preserve">Total de vacas en el hato</m:t>
                  </m:r>
                </m:den>
              </m:f>
              <m:r>
                <w:rPr>
                  <w:rFonts w:ascii="Cambria Math" w:cs="Cambria Math" w:eastAsia="Cambria Math" w:hAnsi="Cambria Math"/>
                  <w:color w:val="000000"/>
                  <w:sz w:val="20"/>
                  <w:szCs w:val="20"/>
                </w:rPr>
                <m:t xml:space="preserve">*100</m:t>
              </m:r>
            </m:oMath>
            <w:r w:rsidDel="00000000" w:rsidR="00000000" w:rsidRPr="00000000">
              <w:rPr>
                <w:rtl w:val="0"/>
              </w:rPr>
            </w:r>
          </w:p>
          <w:p w:rsidR="00000000" w:rsidDel="00000000" w:rsidP="00000000" w:rsidRDefault="00000000" w:rsidRPr="00000000" w14:paraId="000000B1">
            <w:pP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   </w:t>
            </w:r>
          </w:p>
        </w:tc>
        <w:tc>
          <w:tcPr/>
          <w:p w:rsidR="00000000" w:rsidDel="00000000" w:rsidP="00000000" w:rsidRDefault="00000000" w:rsidRPr="00000000" w14:paraId="000000B2">
            <w:pPr>
              <w:jc w:val="center"/>
              <w:rPr>
                <w:rFonts w:ascii="Arial" w:cs="Arial" w:eastAsia="Arial" w:hAnsi="Arial"/>
                <w:b w:val="0"/>
                <w:color w:val="000000"/>
                <w:sz w:val="20"/>
                <w:szCs w:val="20"/>
              </w:rPr>
            </w:pPr>
            <w:commentRangeEnd w:id="17"/>
            <w:r w:rsidDel="00000000" w:rsidR="00000000" w:rsidRPr="00000000">
              <w:commentReference w:id="17"/>
            </w:r>
            <w:commentRangeEnd w:id="18"/>
            <w:r w:rsidDel="00000000" w:rsidR="00000000" w:rsidRPr="00000000">
              <w:commentReference w:id="18"/>
            </w:r>
            <w:r w:rsidDel="00000000" w:rsidR="00000000" w:rsidRPr="00000000">
              <w:rPr>
                <w:rFonts w:ascii="Arial" w:cs="Arial" w:eastAsia="Arial" w:hAnsi="Arial"/>
                <w:b w:val="0"/>
                <w:color w:val="000000"/>
                <w:sz w:val="20"/>
                <w:szCs w:val="20"/>
                <w:rtl w:val="0"/>
              </w:rPr>
              <w:t xml:space="preserve">-</w:t>
            </w:r>
          </w:p>
        </w:tc>
        <w:tc>
          <w:tcPr/>
          <w:p w:rsidR="00000000" w:rsidDel="00000000" w:rsidP="00000000" w:rsidRDefault="00000000" w:rsidRPr="00000000" w14:paraId="000000B3">
            <w:pPr>
              <w:jc w:val="cente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+85</w:t>
            </w:r>
          </w:p>
        </w:tc>
      </w:tr>
    </w:tbl>
    <w:p w:rsidR="00000000" w:rsidDel="00000000" w:rsidP="00000000" w:rsidRDefault="00000000" w:rsidRPr="00000000" w14:paraId="000000B4">
      <w:pPr>
        <w:rPr>
          <w:b w:val="1"/>
          <w:sz w:val="20"/>
          <w:szCs w:val="20"/>
          <w:u w:val="single"/>
        </w:rPr>
      </w:pPr>
      <w:r w:rsidDel="00000000" w:rsidR="00000000" w:rsidRPr="00000000">
        <w:rPr>
          <w:rtl w:val="0"/>
        </w:rPr>
      </w:r>
    </w:p>
    <w:p w:rsidR="00000000" w:rsidDel="00000000" w:rsidP="00000000" w:rsidRDefault="00000000" w:rsidRPr="00000000" w14:paraId="000000B5">
      <w:pPr>
        <w:jc w:val="center"/>
        <w:rPr>
          <w:sz w:val="20"/>
          <w:szCs w:val="20"/>
        </w:rPr>
      </w:pPr>
      <w:sdt>
        <w:sdtPr>
          <w:tag w:val="goog_rdk_28"/>
        </w:sdtPr>
        <w:sdtContent>
          <w:del w:author="Alix Cecilia Chinchilla Rueda" w:id="2" w:date="2022-09-30T01:19:53Z">
            <w:r w:rsidDel="00000000" w:rsidR="00000000" w:rsidRPr="00000000">
              <w:rPr>
                <w:sz w:val="20"/>
                <w:szCs w:val="20"/>
                <w:rtl w:val="0"/>
              </w:rPr>
              <w:delText xml:space="preserve">Nota. Elaboración propia</w:delText>
            </w:r>
          </w:del>
        </w:sdtContent>
      </w:sdt>
      <w:r w:rsidDel="00000000" w:rsidR="00000000" w:rsidRPr="00000000">
        <w:rPr>
          <w:rtl w:val="0"/>
        </w:rPr>
      </w:r>
    </w:p>
    <w:p w:rsidR="00000000" w:rsidDel="00000000" w:rsidP="00000000" w:rsidRDefault="00000000" w:rsidRPr="00000000" w14:paraId="000000B6">
      <w:pPr>
        <w:rPr>
          <w:sz w:val="20"/>
          <w:szCs w:val="20"/>
        </w:rPr>
      </w:pPr>
      <w:r w:rsidDel="00000000" w:rsidR="00000000" w:rsidRPr="00000000">
        <w:rPr>
          <w:rtl w:val="0"/>
        </w:rPr>
      </w:r>
    </w:p>
    <w:p w:rsidR="00000000" w:rsidDel="00000000" w:rsidP="00000000" w:rsidRDefault="00000000" w:rsidRPr="00000000" w14:paraId="000000B7">
      <w:pPr>
        <w:rPr>
          <w:sz w:val="20"/>
          <w:szCs w:val="20"/>
        </w:rPr>
      </w:pPr>
      <w:r w:rsidDel="00000000" w:rsidR="00000000" w:rsidRPr="00000000">
        <w:rPr>
          <w:rtl w:val="0"/>
        </w:rPr>
      </w:r>
    </w:p>
    <w:p w:rsidR="00000000" w:rsidDel="00000000" w:rsidP="00000000" w:rsidRDefault="00000000" w:rsidRPr="00000000" w14:paraId="000000B8">
      <w:pPr>
        <w:rPr>
          <w:sz w:val="20"/>
          <w:szCs w:val="20"/>
        </w:rPr>
      </w:pPr>
      <w:r w:rsidDel="00000000" w:rsidR="00000000" w:rsidRPr="00000000">
        <w:rPr>
          <w:rtl w:val="0"/>
        </w:rPr>
      </w:r>
    </w:p>
    <w:p w:rsidR="00000000" w:rsidDel="00000000" w:rsidP="00000000" w:rsidRDefault="00000000" w:rsidRPr="00000000" w14:paraId="000000B9">
      <w:pPr>
        <w:rPr>
          <w:b w:val="1"/>
          <w:sz w:val="20"/>
          <w:szCs w:val="20"/>
        </w:rPr>
      </w:pPr>
      <w:r w:rsidDel="00000000" w:rsidR="00000000" w:rsidRPr="00000000">
        <w:rPr>
          <w:b w:val="1"/>
          <w:sz w:val="20"/>
          <w:szCs w:val="20"/>
          <w:rtl w:val="0"/>
        </w:rPr>
        <w:t xml:space="preserve">4. Inseminación artificial en especies animales</w:t>
      </w:r>
    </w:p>
    <w:p w:rsidR="00000000" w:rsidDel="00000000" w:rsidP="00000000" w:rsidRDefault="00000000" w:rsidRPr="00000000" w14:paraId="000000BA">
      <w:pPr>
        <w:rPr>
          <w:b w:val="1"/>
          <w:sz w:val="20"/>
          <w:szCs w:val="20"/>
        </w:rPr>
      </w:pPr>
      <w:r w:rsidDel="00000000" w:rsidR="00000000" w:rsidRPr="00000000">
        <w:rPr>
          <w:rtl w:val="0"/>
        </w:rPr>
      </w:r>
    </w:p>
    <w:p w:rsidR="00000000" w:rsidDel="00000000" w:rsidP="00000000" w:rsidRDefault="00000000" w:rsidRPr="00000000" w14:paraId="000000BB">
      <w:pPr>
        <w:jc w:val="both"/>
        <w:rPr>
          <w:sz w:val="20"/>
          <w:szCs w:val="20"/>
        </w:rPr>
      </w:pPr>
      <w:r w:rsidDel="00000000" w:rsidR="00000000" w:rsidRPr="00000000">
        <w:rPr>
          <w:sz w:val="20"/>
          <w:szCs w:val="20"/>
          <w:rtl w:val="0"/>
        </w:rPr>
        <w:t xml:space="preserve">La inseminación artificial (IA) es el proceso de recolectar espermatozoides de un animal macho y depositarlos manualmente en el tracto reproductivo de una hembra. La inseminación artificial se usa comúnmente en lugar del apareamiento natural, debido a los beneficios que se pueden obtener. Estos beneficios incluyen mayor seguridad </w:t>
      </w:r>
      <w:sdt>
        <w:sdtPr>
          <w:tag w:val="goog_rdk_29"/>
        </w:sdtPr>
        <w:sdtContent>
          <w:ins w:author="Alix Cecilia Chinchilla Rueda" w:id="3" w:date="2022-09-30T01:21:38Z">
            <w:r w:rsidDel="00000000" w:rsidR="00000000" w:rsidRPr="00000000">
              <w:rPr>
                <w:sz w:val="20"/>
                <w:szCs w:val="20"/>
                <w:rtl w:val="0"/>
              </w:rPr>
              <w:t xml:space="preserve">en </w:t>
            </w:r>
          </w:ins>
        </w:sdtContent>
      </w:sdt>
      <w:sdt>
        <w:sdtPr>
          <w:tag w:val="goog_rdk_30"/>
        </w:sdtPr>
        <w:sdtContent>
          <w:del w:author="Alix Cecilia Chinchilla Rueda" w:id="3" w:date="2022-09-30T01:21:38Z">
            <w:r w:rsidDel="00000000" w:rsidR="00000000" w:rsidRPr="00000000">
              <w:rPr>
                <w:sz w:val="20"/>
                <w:szCs w:val="20"/>
                <w:rtl w:val="0"/>
              </w:rPr>
              <w:delText xml:space="preserve">de </w:delText>
            </w:r>
          </w:del>
        </w:sdtContent>
      </w:sdt>
      <w:r w:rsidDel="00000000" w:rsidR="00000000" w:rsidRPr="00000000">
        <w:rPr>
          <w:sz w:val="20"/>
          <w:szCs w:val="20"/>
          <w:rtl w:val="0"/>
        </w:rPr>
        <w:t xml:space="preserve">los animales y </w:t>
      </w:r>
      <w:sdt>
        <w:sdtPr>
          <w:tag w:val="goog_rdk_31"/>
        </w:sdtPr>
        <w:sdtContent>
          <w:ins w:author="Alix Cecilia Chinchilla Rueda" w:id="4" w:date="2022-09-30T01:21:49Z">
            <w:r w:rsidDel="00000000" w:rsidR="00000000" w:rsidRPr="00000000">
              <w:rPr>
                <w:sz w:val="20"/>
                <w:szCs w:val="20"/>
                <w:rtl w:val="0"/>
              </w:rPr>
              <w:t xml:space="preserve">el </w:t>
            </w:r>
          </w:ins>
        </w:sdtContent>
      </w:sdt>
      <w:sdt>
        <w:sdtPr>
          <w:tag w:val="goog_rdk_32"/>
        </w:sdtPr>
        <w:sdtContent>
          <w:del w:author="Alix Cecilia Chinchilla Rueda" w:id="4" w:date="2022-09-30T01:21:49Z">
            <w:r w:rsidDel="00000000" w:rsidR="00000000" w:rsidRPr="00000000">
              <w:rPr>
                <w:sz w:val="20"/>
                <w:szCs w:val="20"/>
                <w:rtl w:val="0"/>
              </w:rPr>
              <w:delText xml:space="preserve">del </w:delText>
            </w:r>
          </w:del>
        </w:sdtContent>
      </w:sdt>
      <w:r w:rsidDel="00000000" w:rsidR="00000000" w:rsidRPr="00000000">
        <w:rPr>
          <w:sz w:val="20"/>
          <w:szCs w:val="20"/>
          <w:rtl w:val="0"/>
        </w:rPr>
        <w:t xml:space="preserve">productor, más eficiencia de producción y mejor genética.</w:t>
      </w:r>
    </w:p>
    <w:p w:rsidR="00000000" w:rsidDel="00000000" w:rsidP="00000000" w:rsidRDefault="00000000" w:rsidRPr="00000000" w14:paraId="000000BC">
      <w:pPr>
        <w:rPr>
          <w:sz w:val="20"/>
          <w:szCs w:val="20"/>
        </w:rPr>
      </w:pPr>
      <w:r w:rsidDel="00000000" w:rsidR="00000000" w:rsidRPr="00000000">
        <w:rPr>
          <w:rtl w:val="0"/>
        </w:rPr>
      </w:r>
    </w:p>
    <w:p w:rsidR="00000000" w:rsidDel="00000000" w:rsidP="00000000" w:rsidRDefault="00000000" w:rsidRPr="00000000" w14:paraId="000000BD">
      <w:pPr>
        <w:jc w:val="both"/>
        <w:rPr>
          <w:sz w:val="20"/>
          <w:szCs w:val="20"/>
        </w:rPr>
      </w:pPr>
      <w:sdt>
        <w:sdtPr>
          <w:tag w:val="goog_rdk_33"/>
        </w:sdtPr>
        <w:sdtContent>
          <w:commentRangeStart w:id="19"/>
        </w:sdtContent>
      </w:sdt>
      <w:r w:rsidDel="00000000" w:rsidR="00000000" w:rsidRPr="00000000">
        <w:rPr>
          <w:sz w:val="20"/>
          <w:szCs w:val="20"/>
        </w:rPr>
        <mc:AlternateContent>
          <mc:Choice Requires="wpg">
            <w:drawing>
              <wp:inline distB="0" distT="0" distL="0" distR="0">
                <wp:extent cx="5626608" cy="1261872"/>
                <wp:effectExtent b="0" l="0" r="0" t="0"/>
                <wp:docPr id="107" name=""/>
                <a:graphic>
                  <a:graphicData uri="http://schemas.microsoft.com/office/word/2010/wordprocessingGroup">
                    <wpg:wgp>
                      <wpg:cNvGrpSpPr/>
                      <wpg:grpSpPr>
                        <a:xfrm>
                          <a:off x="2532696" y="3149064"/>
                          <a:ext cx="5626608" cy="1261872"/>
                          <a:chOff x="2532696" y="3149064"/>
                          <a:chExt cx="5626608" cy="1261872"/>
                        </a:xfrm>
                      </wpg:grpSpPr>
                      <wpg:grpSp>
                        <wpg:cNvGrpSpPr/>
                        <wpg:grpSpPr>
                          <a:xfrm>
                            <a:off x="2532696" y="3149064"/>
                            <a:ext cx="5626608" cy="1261872"/>
                            <a:chOff x="2532696" y="3149064"/>
                            <a:chExt cx="5626608" cy="1261872"/>
                          </a:xfrm>
                        </wpg:grpSpPr>
                        <wps:wsp>
                          <wps:cNvSpPr/>
                          <wps:cNvPr id="3" name="Shape 3"/>
                          <wps:spPr>
                            <a:xfrm>
                              <a:off x="2532696" y="3149064"/>
                              <a:ext cx="5626600" cy="1261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32696" y="3149064"/>
                              <a:ext cx="5626608" cy="1261872"/>
                              <a:chOff x="0" y="0"/>
                              <a:chExt cx="5626600" cy="1261850"/>
                            </a:xfrm>
                          </wpg:grpSpPr>
                          <wps:wsp>
                            <wps:cNvSpPr/>
                            <wps:cNvPr id="52" name="Shape 52"/>
                            <wps:spPr>
                              <a:xfrm>
                                <a:off x="0" y="0"/>
                                <a:ext cx="5626600" cy="1261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626600" cy="1261850"/>
                                <a:chOff x="0" y="0"/>
                                <a:chExt cx="5626600" cy="1261850"/>
                              </a:xfrm>
                            </wpg:grpSpPr>
                            <wps:wsp>
                              <wps:cNvSpPr/>
                              <wps:cNvPr id="54" name="Shape 54"/>
                              <wps:spPr>
                                <a:xfrm>
                                  <a:off x="0" y="0"/>
                                  <a:ext cx="5626600" cy="1261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1130109" y="161349"/>
                                  <a:ext cx="3512754" cy="1097735"/>
                                </a:xfrm>
                                <a:prstGeom prst="rect">
                                  <a:avLst/>
                                </a:prstGeom>
                                <a:solidFill>
                                  <a:schemeClr val="lt1">
                                    <a:alpha val="40000"/>
                                  </a:schemeClr>
                                </a:solidFill>
                                <a:ln cap="flat" cmpd="sng" w="9525">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 name="Shape 56"/>
                              <wps:spPr>
                                <a:xfrm>
                                  <a:off x="1130109" y="161349"/>
                                  <a:ext cx="3512754" cy="109773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Es un instrumento vital para el mejoramiento genético, en el cual, mediante una pistola de inseminar, se introduce semen dentro del aparato genital de la hembra en celo o manejada bajo protocolos hormonales; se utiliza para disminuir los tiempos y ser más productivos.</w:t>
                                    </w:r>
                                  </w:p>
                                </w:txbxContent>
                              </wps:txbx>
                              <wps:bodyPr anchorCtr="0" anchor="ctr" bIns="30475" lIns="743525" spcFirstLastPara="1" rIns="30475" wrap="square" tIns="30475">
                                <a:noAutofit/>
                              </wps:bodyPr>
                            </wps:wsp>
                            <wps:wsp>
                              <wps:cNvSpPr/>
                              <wps:cNvPr id="57" name="Shape 57"/>
                              <wps:spPr>
                                <a:xfrm>
                                  <a:off x="983744" y="2787"/>
                                  <a:ext cx="768415" cy="1152622"/>
                                </a:xfrm>
                                <a:prstGeom prst="rect">
                                  <a:avLst/>
                                </a:prstGeom>
                                <a:blipFill rotWithShape="1">
                                  <a:blip r:embed="rId14">
                                    <a:alphaModFix/>
                                  </a:blip>
                                  <a:stretch>
                                    <a:fillRect b="0" l="-61985" r="-61983"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inline>
            </w:drawing>
          </mc:Choice>
          <mc:Fallback>
            <w:drawing>
              <wp:inline distB="0" distT="0" distL="0" distR="0">
                <wp:extent cx="5626608" cy="1261872"/>
                <wp:effectExtent b="0" l="0" r="0" t="0"/>
                <wp:docPr id="107" name="image4.png"/>
                <a:graphic>
                  <a:graphicData uri="http://schemas.openxmlformats.org/drawingml/2006/picture">
                    <pic:pic>
                      <pic:nvPicPr>
                        <pic:cNvPr id="0" name="image4.png"/>
                        <pic:cNvPicPr preferRelativeResize="0"/>
                      </pic:nvPicPr>
                      <pic:blipFill>
                        <a:blip r:embed="rId15"/>
                        <a:srcRect/>
                        <a:stretch>
                          <a:fillRect/>
                        </a:stretch>
                      </pic:blipFill>
                      <pic:spPr>
                        <a:xfrm>
                          <a:off x="0" y="0"/>
                          <a:ext cx="5626608" cy="1261872"/>
                        </a:xfrm>
                        <a:prstGeom prst="rect"/>
                        <a:ln/>
                      </pic:spPr>
                    </pic:pic>
                  </a:graphicData>
                </a:graphic>
              </wp:inline>
            </w:drawing>
          </mc:Fallback>
        </mc:AlternateConten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BE">
      <w:pPr>
        <w:jc w:val="both"/>
        <w:rPr>
          <w:sz w:val="20"/>
          <w:szCs w:val="20"/>
        </w:rPr>
      </w:pPr>
      <w:r w:rsidDel="00000000" w:rsidR="00000000" w:rsidRPr="00000000">
        <w:rPr>
          <w:rtl w:val="0"/>
        </w:rPr>
      </w:r>
    </w:p>
    <w:p w:rsidR="00000000" w:rsidDel="00000000" w:rsidP="00000000" w:rsidRDefault="00000000" w:rsidRPr="00000000" w14:paraId="000000BF">
      <w:pPr>
        <w:jc w:val="both"/>
        <w:rPr>
          <w:sz w:val="20"/>
          <w:szCs w:val="20"/>
        </w:rPr>
      </w:pPr>
      <w:r w:rsidDel="00000000" w:rsidR="00000000" w:rsidRPr="00000000">
        <w:rPr>
          <w:sz w:val="20"/>
          <w:szCs w:val="20"/>
          <w:rtl w:val="0"/>
        </w:rPr>
        <w:t xml:space="preserve">En este proceso, el semen se insemina en la hembra colocando una porción de este en forma recolectada o diluida en el cuello uterino o el útero, mediante métodos mecánicos y en las condiciones más higiénicas. Sus experimentos demostraron que el poder fertilizante reside en los espermatozoides y no en la porción líquida del semen.</w:t>
      </w:r>
    </w:p>
    <w:p w:rsidR="00000000" w:rsidDel="00000000" w:rsidP="00000000" w:rsidRDefault="00000000" w:rsidRPr="00000000" w14:paraId="000000C0">
      <w:pPr>
        <w:jc w:val="both"/>
        <w:rPr>
          <w:sz w:val="20"/>
          <w:szCs w:val="20"/>
        </w:rPr>
      </w:pPr>
      <w:r w:rsidDel="00000000" w:rsidR="00000000" w:rsidRPr="00000000">
        <w:rPr>
          <w:rtl w:val="0"/>
        </w:rPr>
      </w:r>
    </w:p>
    <w:p w:rsidR="00000000" w:rsidDel="00000000" w:rsidP="00000000" w:rsidRDefault="00000000" w:rsidRPr="00000000" w14:paraId="000000C1">
      <w:pPr>
        <w:jc w:val="both"/>
        <w:rPr>
          <w:sz w:val="20"/>
          <w:szCs w:val="20"/>
        </w:rPr>
      </w:pPr>
      <w:r w:rsidDel="00000000" w:rsidR="00000000" w:rsidRPr="00000000">
        <w:rPr>
          <w:sz w:val="20"/>
          <w:szCs w:val="20"/>
          <w:rtl w:val="0"/>
        </w:rPr>
        <w:t xml:space="preserve">La inseminación artificial no es simplemente un método novedoso para lograr la fecundación en las hembras. Es una poderosa herramienta empleada principalmente para la mejora del ganado. En la inseminación artificial, el germoplasma de los toros de calidad superior se puede utilizar de manera efectiva en diferentes lugares. Mediante la adopción de la inseminación artificial, habría una reducción considerable de las enfermedades genitales y no genitales en el ganado de la granja.</w:t>
      </w:r>
    </w:p>
    <w:p w:rsidR="00000000" w:rsidDel="00000000" w:rsidP="00000000" w:rsidRDefault="00000000" w:rsidRPr="00000000" w14:paraId="000000C2">
      <w:pPr>
        <w:jc w:val="both"/>
        <w:rPr>
          <w:sz w:val="20"/>
          <w:szCs w:val="20"/>
        </w:rPr>
      </w:pPr>
      <w:r w:rsidDel="00000000" w:rsidR="00000000" w:rsidRPr="00000000">
        <w:rPr>
          <w:rtl w:val="0"/>
        </w:rPr>
      </w:r>
    </w:p>
    <w:p w:rsidR="00000000" w:rsidDel="00000000" w:rsidP="00000000" w:rsidRDefault="00000000" w:rsidRPr="00000000" w14:paraId="000000C3">
      <w:pPr>
        <w:rPr>
          <w:sz w:val="20"/>
          <w:szCs w:val="20"/>
        </w:rPr>
      </w:pPr>
      <w:r w:rsidDel="00000000" w:rsidR="00000000" w:rsidRPr="00000000">
        <w:rPr>
          <w:rtl w:val="0"/>
        </w:rPr>
      </w:r>
    </w:p>
    <w:p w:rsidR="00000000" w:rsidDel="00000000" w:rsidP="00000000" w:rsidRDefault="00000000" w:rsidRPr="00000000" w14:paraId="000000C4">
      <w:pPr>
        <w:numPr>
          <w:ilvl w:val="1"/>
          <w:numId w:val="4"/>
        </w:numPr>
        <w:pBdr>
          <w:top w:space="0" w:sz="0" w:val="nil"/>
          <w:left w:space="0" w:sz="0" w:val="nil"/>
          <w:bottom w:space="0" w:sz="0" w:val="nil"/>
          <w:right w:space="0" w:sz="0" w:val="nil"/>
          <w:between w:space="0" w:sz="0" w:val="nil"/>
        </w:pBdr>
        <w:ind w:left="360" w:hanging="360"/>
        <w:rPr>
          <w:b w:val="1"/>
          <w:color w:val="000000"/>
          <w:sz w:val="20"/>
          <w:szCs w:val="20"/>
        </w:rPr>
      </w:pPr>
      <w:r w:rsidDel="00000000" w:rsidR="00000000" w:rsidRPr="00000000">
        <w:rPr>
          <w:b w:val="1"/>
          <w:color w:val="000000"/>
          <w:sz w:val="20"/>
          <w:szCs w:val="20"/>
          <w:rtl w:val="0"/>
        </w:rPr>
        <w:t xml:space="preserve">Elementos necesarios para la Inseminación Artificial (</w:t>
      </w:r>
      <w:sdt>
        <w:sdtPr>
          <w:tag w:val="goog_rdk_34"/>
        </w:sdtPr>
        <w:sdtContent>
          <w:commentRangeStart w:id="20"/>
        </w:sdtContent>
      </w:sdt>
      <w:sdt>
        <w:sdtPr>
          <w:tag w:val="goog_rdk_35"/>
        </w:sdtPr>
        <w:sdtContent>
          <w:commentRangeStart w:id="21"/>
        </w:sdtContent>
      </w:sdt>
      <w:r w:rsidDel="00000000" w:rsidR="00000000" w:rsidRPr="00000000">
        <w:rPr>
          <w:b w:val="1"/>
          <w:color w:val="000000"/>
          <w:sz w:val="20"/>
          <w:szCs w:val="20"/>
          <w:rtl w:val="0"/>
        </w:rPr>
        <w:t xml:space="preserve">IA</w:t>
      </w:r>
      <w:commentRangeEnd w:id="20"/>
      <w:r w:rsidDel="00000000" w:rsidR="00000000" w:rsidRPr="00000000">
        <w:commentReference w:id="20"/>
      </w:r>
      <w:commentRangeEnd w:id="21"/>
      <w:r w:rsidDel="00000000" w:rsidR="00000000" w:rsidRPr="00000000">
        <w:commentReference w:id="21"/>
      </w:r>
      <w:r w:rsidDel="00000000" w:rsidR="00000000" w:rsidRPr="00000000">
        <w:rPr>
          <w:b w:val="1"/>
          <w:color w:val="000000"/>
          <w:sz w:val="20"/>
          <w:szCs w:val="20"/>
          <w:rtl w:val="0"/>
        </w:rPr>
        <w:t xml:space="preserve">)</w:t>
      </w:r>
    </w:p>
    <w:p w:rsidR="00000000" w:rsidDel="00000000" w:rsidP="00000000" w:rsidRDefault="00000000" w:rsidRPr="00000000" w14:paraId="000000C5">
      <w:pPr>
        <w:jc w:val="both"/>
        <w:rPr>
          <w:b w:val="1"/>
          <w:sz w:val="20"/>
          <w:szCs w:val="20"/>
        </w:rPr>
      </w:pPr>
      <w:r w:rsidDel="00000000" w:rsidR="00000000" w:rsidRPr="00000000">
        <w:rPr>
          <w:rtl w:val="0"/>
        </w:rPr>
      </w:r>
    </w:p>
    <w:p w:rsidR="00000000" w:rsidDel="00000000" w:rsidP="00000000" w:rsidRDefault="00000000" w:rsidRPr="00000000" w14:paraId="000000C6">
      <w:pPr>
        <w:jc w:val="both"/>
        <w:rPr>
          <w:sz w:val="20"/>
          <w:szCs w:val="20"/>
        </w:rPr>
      </w:pPr>
      <w:r w:rsidDel="00000000" w:rsidR="00000000" w:rsidRPr="00000000">
        <w:rPr>
          <w:sz w:val="20"/>
          <w:szCs w:val="20"/>
          <w:rtl w:val="0"/>
        </w:rPr>
        <w:t xml:space="preserve">El sector ganadero busca mejorar la productividad de carne, leche y rusticidad, por medio de los cruzamientos, lo que ha conllevado al deterioro de las líneas raciales, repercutiendo en la disminución de calidad y cantidad de producción, e influyendo directamente en la rentabilidad. Actualmente</w:t>
      </w:r>
      <w:sdt>
        <w:sdtPr>
          <w:tag w:val="goog_rdk_36"/>
        </w:sdtPr>
        <w:sdtContent>
          <w:ins w:author="Alix Cecilia Chinchilla Rueda" w:id="5" w:date="2022-09-30T01:24:08Z">
            <w:r w:rsidDel="00000000" w:rsidR="00000000" w:rsidRPr="00000000">
              <w:rPr>
                <w:sz w:val="20"/>
                <w:szCs w:val="20"/>
                <w:rtl w:val="0"/>
              </w:rPr>
              <w:t xml:space="preserve">,</w:t>
            </w:r>
          </w:ins>
        </w:sdtContent>
      </w:sdt>
      <w:r w:rsidDel="00000000" w:rsidR="00000000" w:rsidRPr="00000000">
        <w:rPr>
          <w:sz w:val="20"/>
          <w:szCs w:val="20"/>
          <w:rtl w:val="0"/>
        </w:rPr>
        <w:t xml:space="preserve"> los adelantos biotecnológicos proponen mejorar los niveles productivos de una empresa ganadera, a partir de la inseminación artificial. en donde se está manejando e introduciendo el mejoramiento genético, prácticas que incrementan el valor productivo y reproductivo de los bovinos, haciendo rentable el negocio ganadero y mejorando la competitividad del sector.</w:t>
      </w:r>
    </w:p>
    <w:p w:rsidR="00000000" w:rsidDel="00000000" w:rsidP="00000000" w:rsidRDefault="00000000" w:rsidRPr="00000000" w14:paraId="000000C7">
      <w:pPr>
        <w:rPr>
          <w:sz w:val="20"/>
          <w:szCs w:val="20"/>
        </w:rPr>
      </w:pPr>
      <w:r w:rsidDel="00000000" w:rsidR="00000000" w:rsidRPr="00000000">
        <w:rPr>
          <w:rtl w:val="0"/>
        </w:rPr>
      </w:r>
    </w:p>
    <w:p w:rsidR="00000000" w:rsidDel="00000000" w:rsidP="00000000" w:rsidRDefault="00000000" w:rsidRPr="00000000" w14:paraId="000000C8">
      <w:pPr>
        <w:rPr>
          <w:sz w:val="20"/>
          <w:szCs w:val="20"/>
        </w:rPr>
      </w:pPr>
      <w:r w:rsidDel="00000000" w:rsidR="00000000" w:rsidRPr="00000000">
        <w:rPr>
          <w:sz w:val="20"/>
          <w:szCs w:val="20"/>
          <w:rtl w:val="0"/>
        </w:rPr>
        <w:t xml:space="preserve">Para realizar una práctica acorde y bajo todos los parámetros técnicos, los elementos básicos utilizados en la inseminación artificial se presentan en la siguiente infografía:</w:t>
      </w:r>
    </w:p>
    <w:p w:rsidR="00000000" w:rsidDel="00000000" w:rsidP="00000000" w:rsidRDefault="00000000" w:rsidRPr="00000000" w14:paraId="000000C9">
      <w:pPr>
        <w:rPr>
          <w:sz w:val="20"/>
          <w:szCs w:val="20"/>
        </w:rPr>
      </w:pPr>
      <w:r w:rsidDel="00000000" w:rsidR="00000000" w:rsidRPr="00000000">
        <w:rPr>
          <w:rtl w:val="0"/>
        </w:rPr>
      </w:r>
    </w:p>
    <w:tbl>
      <w:tblPr>
        <w:tblStyle w:val="Table10"/>
        <w:tblW w:w="9962.0" w:type="dxa"/>
        <w:jc w:val="left"/>
        <w:tblInd w:w="0.0" w:type="dxa"/>
        <w:tblBorders>
          <w:top w:color="c2d69b" w:space="0" w:sz="4" w:val="single"/>
          <w:left w:color="c2d69b" w:space="0" w:sz="4" w:val="single"/>
          <w:bottom w:color="c2d69b" w:space="0" w:sz="4" w:val="single"/>
          <w:right w:color="c2d69b" w:space="0" w:sz="4" w:val="single"/>
          <w:insideH w:color="c2d69b" w:space="0" w:sz="4" w:val="single"/>
          <w:insideV w:color="c2d69b" w:space="0" w:sz="4" w:val="single"/>
        </w:tblBorders>
        <w:tblLayout w:type="fixed"/>
        <w:tblLook w:val="0400"/>
      </w:tblPr>
      <w:tblGrid>
        <w:gridCol w:w="9962"/>
        <w:tblGridChange w:id="0">
          <w:tblGrid>
            <w:gridCol w:w="9962"/>
          </w:tblGrid>
        </w:tblGridChange>
      </w:tblGrid>
      <w:tr>
        <w:trPr>
          <w:cantSplit w:val="0"/>
          <w:tblHeader w:val="0"/>
        </w:trPr>
        <w:tc>
          <w:tcPr>
            <w:shd w:fill="f79646" w:val="clear"/>
          </w:tcPr>
          <w:p w:rsidR="00000000" w:rsidDel="00000000" w:rsidP="00000000" w:rsidRDefault="00000000" w:rsidRPr="00000000" w14:paraId="000000CA">
            <w:pPr>
              <w:jc w:val="center"/>
              <w:rPr>
                <w:sz w:val="20"/>
                <w:szCs w:val="20"/>
              </w:rPr>
            </w:pPr>
            <w:r w:rsidDel="00000000" w:rsidR="00000000" w:rsidRPr="00000000">
              <w:rPr>
                <w:rtl w:val="0"/>
              </w:rPr>
            </w:r>
          </w:p>
          <w:p w:rsidR="00000000" w:rsidDel="00000000" w:rsidP="00000000" w:rsidRDefault="00000000" w:rsidRPr="00000000" w14:paraId="000000CB">
            <w:pPr>
              <w:jc w:val="center"/>
              <w:rPr>
                <w:color w:val="ffffff"/>
              </w:rPr>
            </w:pPr>
            <w:r w:rsidDel="00000000" w:rsidR="00000000" w:rsidRPr="00000000">
              <w:rPr>
                <w:color w:val="ffffff"/>
                <w:rtl w:val="0"/>
              </w:rPr>
              <w:t xml:space="preserve">Infografía interactiva </w:t>
            </w:r>
          </w:p>
          <w:p w:rsidR="00000000" w:rsidDel="00000000" w:rsidP="00000000" w:rsidRDefault="00000000" w:rsidRPr="00000000" w14:paraId="000000CC">
            <w:pPr>
              <w:jc w:val="center"/>
              <w:rPr>
                <w:color w:val="ffffff"/>
              </w:rPr>
            </w:pPr>
            <w:r w:rsidDel="00000000" w:rsidR="00000000" w:rsidRPr="00000000">
              <w:rPr>
                <w:color w:val="ffffff"/>
                <w:rtl w:val="0"/>
              </w:rPr>
              <w:t xml:space="preserve">CF017_4.1_Elementos necesarios para la IA</w:t>
            </w:r>
          </w:p>
          <w:p w:rsidR="00000000" w:rsidDel="00000000" w:rsidP="00000000" w:rsidRDefault="00000000" w:rsidRPr="00000000" w14:paraId="000000CD">
            <w:pPr>
              <w:rPr>
                <w:sz w:val="20"/>
                <w:szCs w:val="20"/>
              </w:rPr>
            </w:pPr>
            <w:r w:rsidDel="00000000" w:rsidR="00000000" w:rsidRPr="00000000">
              <w:rPr>
                <w:rtl w:val="0"/>
              </w:rPr>
            </w:r>
          </w:p>
        </w:tc>
      </w:tr>
    </w:tbl>
    <w:p w:rsidR="00000000" w:rsidDel="00000000" w:rsidP="00000000" w:rsidRDefault="00000000" w:rsidRPr="00000000" w14:paraId="000000CE">
      <w:pPr>
        <w:rPr>
          <w:sz w:val="20"/>
          <w:szCs w:val="20"/>
        </w:rPr>
      </w:pPr>
      <w:r w:rsidDel="00000000" w:rsidR="00000000" w:rsidRPr="00000000">
        <w:rPr>
          <w:rtl w:val="0"/>
        </w:rPr>
      </w:r>
    </w:p>
    <w:p w:rsidR="00000000" w:rsidDel="00000000" w:rsidP="00000000" w:rsidRDefault="00000000" w:rsidRPr="00000000" w14:paraId="000000CF">
      <w:pPr>
        <w:rPr>
          <w:sz w:val="20"/>
          <w:szCs w:val="20"/>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ind w:left="360" w:firstLine="720"/>
        <w:rPr>
          <w:color w:val="000000"/>
          <w:sz w:val="20"/>
          <w:szCs w:val="20"/>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ind w:left="360" w:firstLine="720"/>
        <w:rPr>
          <w:color w:val="000000"/>
          <w:sz w:val="20"/>
          <w:szCs w:val="20"/>
        </w:rPr>
      </w:pP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ind w:left="360" w:firstLine="720"/>
        <w:rPr>
          <w:color w:val="000000"/>
          <w:sz w:val="20"/>
          <w:szCs w:val="20"/>
        </w:rPr>
      </w:pPr>
      <w:r w:rsidDel="00000000" w:rsidR="00000000" w:rsidRPr="00000000">
        <w:rPr>
          <w:rtl w:val="0"/>
        </w:rPr>
      </w:r>
    </w:p>
    <w:p w:rsidR="00000000" w:rsidDel="00000000" w:rsidP="00000000" w:rsidRDefault="00000000" w:rsidRPr="00000000" w14:paraId="000000D3">
      <w:pPr>
        <w:numPr>
          <w:ilvl w:val="1"/>
          <w:numId w:val="4"/>
        </w:numPr>
        <w:pBdr>
          <w:top w:space="0" w:sz="0" w:val="nil"/>
          <w:left w:space="0" w:sz="0" w:val="nil"/>
          <w:bottom w:space="0" w:sz="0" w:val="nil"/>
          <w:right w:space="0" w:sz="0" w:val="nil"/>
          <w:between w:space="0" w:sz="0" w:val="nil"/>
        </w:pBdr>
        <w:ind w:left="360" w:hanging="360"/>
        <w:jc w:val="both"/>
        <w:rPr>
          <w:b w:val="1"/>
          <w:color w:val="000000"/>
          <w:sz w:val="20"/>
          <w:szCs w:val="20"/>
        </w:rPr>
      </w:pPr>
      <w:r w:rsidDel="00000000" w:rsidR="00000000" w:rsidRPr="00000000">
        <w:rPr>
          <w:b w:val="1"/>
          <w:color w:val="000000"/>
          <w:sz w:val="20"/>
          <w:szCs w:val="20"/>
          <w:rtl w:val="0"/>
        </w:rPr>
        <w:t xml:space="preserve">Métodos y pasos de Inseminación artificial para las especies de producción</w:t>
      </w:r>
    </w:p>
    <w:p w:rsidR="00000000" w:rsidDel="00000000" w:rsidP="00000000" w:rsidRDefault="00000000" w:rsidRPr="00000000" w14:paraId="000000D4">
      <w:pPr>
        <w:jc w:val="both"/>
        <w:rPr>
          <w:sz w:val="20"/>
          <w:szCs w:val="20"/>
        </w:rPr>
      </w:pPr>
      <w:r w:rsidDel="00000000" w:rsidR="00000000" w:rsidRPr="00000000">
        <w:rPr>
          <w:rtl w:val="0"/>
        </w:rPr>
      </w:r>
    </w:p>
    <w:p w:rsidR="00000000" w:rsidDel="00000000" w:rsidP="00000000" w:rsidRDefault="00000000" w:rsidRPr="00000000" w14:paraId="000000D5">
      <w:pPr>
        <w:jc w:val="both"/>
        <w:rPr>
          <w:sz w:val="20"/>
          <w:szCs w:val="20"/>
        </w:rPr>
      </w:pPr>
      <w:r w:rsidDel="00000000" w:rsidR="00000000" w:rsidRPr="00000000">
        <w:rPr>
          <w:sz w:val="20"/>
          <w:szCs w:val="20"/>
          <w:rtl w:val="0"/>
        </w:rPr>
        <w:t xml:space="preserve">La IA en animales se desarrolló originalmente para controlar la propagación de enfermedades, evitando el transporte de animales con patógenos potenciales a otras unidades animales para el apareamiento e impidiendo el contacto físico entre individuos. El uso de diluyentes de semen que contienen antibióticos también ayudó a prevenir la transmisión de enfermedades bacterianas. Las ventajas y desventajas de la IA son las siguientes: </w:t>
      </w:r>
    </w:p>
    <w:p w:rsidR="00000000" w:rsidDel="00000000" w:rsidP="00000000" w:rsidRDefault="00000000" w:rsidRPr="00000000" w14:paraId="000000D6">
      <w:pPr>
        <w:jc w:val="both"/>
        <w:rPr>
          <w:sz w:val="20"/>
          <w:szCs w:val="20"/>
        </w:rPr>
      </w:pPr>
      <w:r w:rsidDel="00000000" w:rsidR="00000000" w:rsidRPr="00000000">
        <w:rPr>
          <w:rtl w:val="0"/>
        </w:rPr>
      </w:r>
    </w:p>
    <w:p w:rsidR="00000000" w:rsidDel="00000000" w:rsidP="00000000" w:rsidRDefault="00000000" w:rsidRPr="00000000" w14:paraId="000000D7">
      <w:pPr>
        <w:rPr>
          <w:sz w:val="20"/>
          <w:szCs w:val="20"/>
        </w:rPr>
      </w:pPr>
      <w:r w:rsidDel="00000000" w:rsidR="00000000" w:rsidRPr="00000000">
        <w:rPr>
          <w:sz w:val="20"/>
          <w:szCs w:val="20"/>
        </w:rPr>
        <mc:AlternateContent>
          <mc:Choice Requires="wpg">
            <w:drawing>
              <wp:inline distB="0" distT="0" distL="0" distR="0">
                <wp:extent cx="6096000" cy="3558209"/>
                <wp:effectExtent b="0" l="0" r="0" t="0"/>
                <wp:docPr id="106" name=""/>
                <a:graphic>
                  <a:graphicData uri="http://schemas.microsoft.com/office/word/2010/wordprocessingGroup">
                    <wpg:wgp>
                      <wpg:cNvGrpSpPr/>
                      <wpg:grpSpPr>
                        <a:xfrm>
                          <a:off x="2298000" y="2000896"/>
                          <a:ext cx="6096000" cy="3558209"/>
                          <a:chOff x="2298000" y="2000896"/>
                          <a:chExt cx="6096000" cy="3558209"/>
                        </a:xfrm>
                      </wpg:grpSpPr>
                      <wpg:grpSp>
                        <wpg:cNvGrpSpPr/>
                        <wpg:grpSpPr>
                          <a:xfrm>
                            <a:off x="2298000" y="2000896"/>
                            <a:ext cx="6096000" cy="3558209"/>
                            <a:chOff x="2298000" y="2000896"/>
                            <a:chExt cx="6096000" cy="3558209"/>
                          </a:xfrm>
                        </wpg:grpSpPr>
                        <wps:wsp>
                          <wps:cNvSpPr/>
                          <wps:cNvPr id="3" name="Shape 3"/>
                          <wps:spPr>
                            <a:xfrm>
                              <a:off x="2298000" y="2000896"/>
                              <a:ext cx="6096000" cy="3558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98000" y="2000896"/>
                              <a:ext cx="6096000" cy="3558209"/>
                              <a:chOff x="0" y="0"/>
                              <a:chExt cx="6096000" cy="3558200"/>
                            </a:xfrm>
                          </wpg:grpSpPr>
                          <wps:wsp>
                            <wps:cNvSpPr/>
                            <wps:cNvPr id="39" name="Shape 39"/>
                            <wps:spPr>
                              <a:xfrm>
                                <a:off x="0" y="0"/>
                                <a:ext cx="6096000" cy="3558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096000" cy="3558200"/>
                                <a:chOff x="0" y="0"/>
                                <a:chExt cx="6096000" cy="3558200"/>
                              </a:xfrm>
                            </wpg:grpSpPr>
                            <wps:wsp>
                              <wps:cNvSpPr/>
                              <wps:cNvPr id="41" name="Shape 41"/>
                              <wps:spPr>
                                <a:xfrm>
                                  <a:off x="0" y="0"/>
                                  <a:ext cx="6096000" cy="3558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a:off x="548640" y="682940"/>
                                  <a:ext cx="5303520" cy="2740826"/>
                                </a:xfrm>
                                <a:prstGeom prst="rect">
                                  <a:avLst/>
                                </a:prstGeom>
                                <a:solidFill>
                                  <a:srgbClr val="F2F2F2"/>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a:off x="707136" y="1003483"/>
                                  <a:ext cx="2462784" cy="234474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707136" y="1003483"/>
                                  <a:ext cx="2462784" cy="234474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Ventajas:</w:t>
                                    </w:r>
                                  </w:p>
                                  <w:p w:rsidR="00000000" w:rsidDel="00000000" w:rsidP="00000000" w:rsidRDefault="00000000" w:rsidRPr="00000000">
                                    <w:pPr>
                                      <w:spacing w:after="0" w:before="83.00000190734863" w:line="215.00000953674316"/>
                                      <w:ind w:left="90" w:right="0" w:firstLine="270"/>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1"/>
                                        <w:vertAlign w:val="baseline"/>
                                      </w:rPr>
                                      <w:t xml:space="preserve">No se necesita detección de calor.</w:t>
                                    </w:r>
                                  </w:p>
                                  <w:p w:rsidR="00000000" w:rsidDel="00000000" w:rsidP="00000000" w:rsidRDefault="00000000" w:rsidRPr="00000000">
                                    <w:pPr>
                                      <w:spacing w:after="0" w:before="30.999999046325684" w:line="215.00000953674316"/>
                                      <w:ind w:left="90" w:right="0" w:firstLine="270"/>
                                      <w:jc w:val="left"/>
                                      <w:textDirection w:val="btLr"/>
                                    </w:pPr>
                                    <w:r w:rsidDel="00000000" w:rsidR="00000000" w:rsidRPr="00000000">
                                      <w:rPr>
                                        <w:rFonts w:ascii="Arial" w:cs="Arial" w:eastAsia="Arial" w:hAnsi="Arial"/>
                                        <w:b w:val="0"/>
                                        <w:i w:val="0"/>
                                        <w:smallCaps w:val="0"/>
                                        <w:strike w:val="0"/>
                                        <w:color w:val="000000"/>
                                        <w:sz w:val="21"/>
                                        <w:vertAlign w:val="baseline"/>
                                      </w:rPr>
                                    </w:r>
                                    <w:r w:rsidDel="00000000" w:rsidR="00000000" w:rsidRPr="00000000">
                                      <w:rPr>
                                        <w:rFonts w:ascii="Arial" w:cs="Arial" w:eastAsia="Arial" w:hAnsi="Arial"/>
                                        <w:b w:val="0"/>
                                        <w:i w:val="0"/>
                                        <w:smallCaps w:val="0"/>
                                        <w:strike w:val="0"/>
                                        <w:color w:val="000000"/>
                                        <w:sz w:val="21"/>
                                        <w:vertAlign w:val="baseline"/>
                                      </w:rPr>
                                      <w:t xml:space="preserve">Mejora la eficiencia reproductiva en hatos.</w:t>
                                    </w:r>
                                  </w:p>
                                  <w:p w:rsidR="00000000" w:rsidDel="00000000" w:rsidP="00000000" w:rsidRDefault="00000000" w:rsidRPr="00000000">
                                    <w:pPr>
                                      <w:spacing w:after="0" w:before="30.999999046325684" w:line="215.00000953674316"/>
                                      <w:ind w:left="90" w:right="0" w:firstLine="270"/>
                                      <w:jc w:val="left"/>
                                      <w:textDirection w:val="btLr"/>
                                    </w:pPr>
                                    <w:r w:rsidDel="00000000" w:rsidR="00000000" w:rsidRPr="00000000">
                                      <w:rPr>
                                        <w:rFonts w:ascii="Arial" w:cs="Arial" w:eastAsia="Arial" w:hAnsi="Arial"/>
                                        <w:b w:val="0"/>
                                        <w:i w:val="0"/>
                                        <w:smallCaps w:val="0"/>
                                        <w:strike w:val="0"/>
                                        <w:color w:val="000000"/>
                                        <w:sz w:val="21"/>
                                        <w:vertAlign w:val="baseline"/>
                                      </w:rPr>
                                    </w:r>
                                    <w:r w:rsidDel="00000000" w:rsidR="00000000" w:rsidRPr="00000000">
                                      <w:rPr>
                                        <w:rFonts w:ascii="Arial" w:cs="Arial" w:eastAsia="Arial" w:hAnsi="Arial"/>
                                        <w:b w:val="0"/>
                                        <w:i w:val="0"/>
                                        <w:smallCaps w:val="0"/>
                                        <w:strike w:val="0"/>
                                        <w:color w:val="000000"/>
                                        <w:sz w:val="21"/>
                                        <w:vertAlign w:val="baseline"/>
                                      </w:rPr>
                                      <w:t xml:space="preserve">Se utiliza en cualquier estado del ciclo estral.</w:t>
                                    </w:r>
                                  </w:p>
                                  <w:p w:rsidR="00000000" w:rsidDel="00000000" w:rsidP="00000000" w:rsidRDefault="00000000" w:rsidRPr="00000000">
                                    <w:pPr>
                                      <w:spacing w:after="0" w:before="30.999999046325684" w:line="215.00000953674316"/>
                                      <w:ind w:left="90" w:right="0" w:firstLine="270"/>
                                      <w:jc w:val="left"/>
                                      <w:textDirection w:val="btLr"/>
                                    </w:pPr>
                                    <w:r w:rsidDel="00000000" w:rsidR="00000000" w:rsidRPr="00000000">
                                      <w:rPr>
                                        <w:rFonts w:ascii="Arial" w:cs="Arial" w:eastAsia="Arial" w:hAnsi="Arial"/>
                                        <w:b w:val="0"/>
                                        <w:i w:val="0"/>
                                        <w:smallCaps w:val="0"/>
                                        <w:strike w:val="0"/>
                                        <w:color w:val="000000"/>
                                        <w:sz w:val="21"/>
                                        <w:vertAlign w:val="baseline"/>
                                      </w:rPr>
                                    </w:r>
                                    <w:r w:rsidDel="00000000" w:rsidR="00000000" w:rsidRPr="00000000">
                                      <w:rPr>
                                        <w:rFonts w:ascii="Arial" w:cs="Arial" w:eastAsia="Arial" w:hAnsi="Arial"/>
                                        <w:b w:val="0"/>
                                        <w:i w:val="0"/>
                                        <w:smallCaps w:val="0"/>
                                        <w:strike w:val="0"/>
                                        <w:color w:val="000000"/>
                                        <w:sz w:val="21"/>
                                        <w:vertAlign w:val="baseline"/>
                                      </w:rPr>
                                      <w:t xml:space="preserve">Reduce el tiempo entre partos.</w:t>
                                    </w:r>
                                  </w:p>
                                  <w:p w:rsidR="00000000" w:rsidDel="00000000" w:rsidP="00000000" w:rsidRDefault="00000000" w:rsidRPr="00000000">
                                    <w:pPr>
                                      <w:spacing w:after="0" w:before="30.999999046325684" w:line="215.00000953674316"/>
                                      <w:ind w:left="90" w:right="0" w:firstLine="270"/>
                                      <w:jc w:val="left"/>
                                      <w:textDirection w:val="btLr"/>
                                    </w:pPr>
                                    <w:r w:rsidDel="00000000" w:rsidR="00000000" w:rsidRPr="00000000">
                                      <w:rPr>
                                        <w:rFonts w:ascii="Arial" w:cs="Arial" w:eastAsia="Arial" w:hAnsi="Arial"/>
                                        <w:b w:val="0"/>
                                        <w:i w:val="0"/>
                                        <w:smallCaps w:val="0"/>
                                        <w:strike w:val="0"/>
                                        <w:color w:val="000000"/>
                                        <w:sz w:val="21"/>
                                        <w:vertAlign w:val="baseline"/>
                                      </w:rPr>
                                    </w:r>
                                    <w:r w:rsidDel="00000000" w:rsidR="00000000" w:rsidRPr="00000000">
                                      <w:rPr>
                                        <w:rFonts w:ascii="Arial" w:cs="Arial" w:eastAsia="Arial" w:hAnsi="Arial"/>
                                        <w:b w:val="0"/>
                                        <w:i w:val="0"/>
                                        <w:smallCaps w:val="0"/>
                                        <w:strike w:val="0"/>
                                        <w:color w:val="000000"/>
                                        <w:sz w:val="21"/>
                                        <w:vertAlign w:val="baseline"/>
                                      </w:rPr>
                                      <w:t xml:space="preserve">Induce el estro en vacas con problemas de quistes.</w:t>
                                    </w:r>
                                  </w:p>
                                  <w:p w:rsidR="00000000" w:rsidDel="00000000" w:rsidP="00000000" w:rsidRDefault="00000000" w:rsidRPr="00000000">
                                    <w:pPr>
                                      <w:spacing w:after="0" w:before="30.999999046325684" w:line="215.00000953674316"/>
                                      <w:ind w:left="90" w:right="0" w:firstLine="270"/>
                                      <w:jc w:val="left"/>
                                      <w:textDirection w:val="btLr"/>
                                    </w:pPr>
                                    <w:r w:rsidDel="00000000" w:rsidR="00000000" w:rsidRPr="00000000">
                                      <w:rPr>
                                        <w:rFonts w:ascii="Arial" w:cs="Arial" w:eastAsia="Arial" w:hAnsi="Arial"/>
                                        <w:b w:val="0"/>
                                        <w:i w:val="0"/>
                                        <w:smallCaps w:val="0"/>
                                        <w:strike w:val="0"/>
                                        <w:color w:val="000000"/>
                                        <w:sz w:val="21"/>
                                        <w:vertAlign w:val="baseline"/>
                                      </w:rPr>
                                    </w:r>
                                    <w:r w:rsidDel="00000000" w:rsidR="00000000" w:rsidRPr="00000000">
                                      <w:rPr>
                                        <w:rFonts w:ascii="Arial" w:cs="Arial" w:eastAsia="Arial" w:hAnsi="Arial"/>
                                        <w:b w:val="0"/>
                                        <w:i w:val="0"/>
                                        <w:smallCaps w:val="0"/>
                                        <w:strike w:val="0"/>
                                        <w:color w:val="000000"/>
                                        <w:sz w:val="21"/>
                                        <w:vertAlign w:val="baseline"/>
                                      </w:rPr>
                                      <w:t xml:space="preserve">Mejora el porcentaje de preñez.</w:t>
                                    </w:r>
                                  </w:p>
                                </w:txbxContent>
                              </wps:txbx>
                              <wps:bodyPr anchorCtr="0" anchor="t" bIns="22850" lIns="22850" spcFirstLastPara="1" rIns="22850" wrap="square" tIns="22850">
                                <a:noAutofit/>
                              </wps:bodyPr>
                            </wps:wsp>
                            <wps:wsp>
                              <wps:cNvSpPr/>
                              <wps:cNvPr id="45" name="Shape 45"/>
                              <wps:spPr>
                                <a:xfrm>
                                  <a:off x="3224784" y="1003483"/>
                                  <a:ext cx="2462784" cy="234474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3224784" y="1003483"/>
                                  <a:ext cx="2462784" cy="234474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Desventajas:</w:t>
                                    </w:r>
                                  </w:p>
                                  <w:p w:rsidR="00000000" w:rsidDel="00000000" w:rsidP="00000000" w:rsidRDefault="00000000" w:rsidRPr="00000000">
                                    <w:pPr>
                                      <w:spacing w:after="0" w:before="83.00000190734863" w:line="215.00000953674316"/>
                                      <w:ind w:left="90" w:right="0" w:firstLine="270"/>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1"/>
                                        <w:vertAlign w:val="baseline"/>
                                      </w:rPr>
                                      <w:t xml:space="preserve">Requiere operaciones bien entrenadas y equipo especial.</w:t>
                                    </w:r>
                                  </w:p>
                                  <w:p w:rsidR="00000000" w:rsidDel="00000000" w:rsidP="00000000" w:rsidRDefault="00000000" w:rsidRPr="00000000">
                                    <w:pPr>
                                      <w:spacing w:after="0" w:before="30.999999046325684" w:line="215.00000953674316"/>
                                      <w:ind w:left="90" w:right="0" w:firstLine="270"/>
                                      <w:jc w:val="left"/>
                                      <w:textDirection w:val="btLr"/>
                                    </w:pPr>
                                    <w:r w:rsidDel="00000000" w:rsidR="00000000" w:rsidRPr="00000000">
                                      <w:rPr>
                                        <w:rFonts w:ascii="Arial" w:cs="Arial" w:eastAsia="Arial" w:hAnsi="Arial"/>
                                        <w:b w:val="0"/>
                                        <w:i w:val="0"/>
                                        <w:smallCaps w:val="0"/>
                                        <w:strike w:val="0"/>
                                        <w:color w:val="000000"/>
                                        <w:sz w:val="21"/>
                                        <w:vertAlign w:val="baseline"/>
                                      </w:rPr>
                                    </w:r>
                                    <w:r w:rsidDel="00000000" w:rsidR="00000000" w:rsidRPr="00000000">
                                      <w:rPr>
                                        <w:rFonts w:ascii="Arial" w:cs="Arial" w:eastAsia="Arial" w:hAnsi="Arial"/>
                                        <w:b w:val="0"/>
                                        <w:i w:val="0"/>
                                        <w:smallCaps w:val="0"/>
                                        <w:strike w:val="0"/>
                                        <w:color w:val="000000"/>
                                        <w:sz w:val="21"/>
                                        <w:vertAlign w:val="baseline"/>
                                      </w:rPr>
                                      <w:t xml:space="preserve">Requiere más tiempo que los servicios naturales.</w:t>
                                    </w:r>
                                  </w:p>
                                  <w:p w:rsidR="00000000" w:rsidDel="00000000" w:rsidP="00000000" w:rsidRDefault="00000000" w:rsidRPr="00000000">
                                    <w:pPr>
                                      <w:spacing w:after="0" w:before="30.999999046325684" w:line="215.00000953674316"/>
                                      <w:ind w:left="90" w:right="0" w:firstLine="270"/>
                                      <w:jc w:val="left"/>
                                      <w:textDirection w:val="btLr"/>
                                    </w:pPr>
                                    <w:r w:rsidDel="00000000" w:rsidR="00000000" w:rsidRPr="00000000">
                                      <w:rPr>
                                        <w:rFonts w:ascii="Arial" w:cs="Arial" w:eastAsia="Arial" w:hAnsi="Arial"/>
                                        <w:b w:val="0"/>
                                        <w:i w:val="0"/>
                                        <w:smallCaps w:val="0"/>
                                        <w:strike w:val="0"/>
                                        <w:color w:val="000000"/>
                                        <w:sz w:val="21"/>
                                        <w:vertAlign w:val="baseline"/>
                                      </w:rPr>
                                    </w:r>
                                    <w:r w:rsidDel="00000000" w:rsidR="00000000" w:rsidRPr="00000000">
                                      <w:rPr>
                                        <w:rFonts w:ascii="Arial" w:cs="Arial" w:eastAsia="Arial" w:hAnsi="Arial"/>
                                        <w:b w:val="0"/>
                                        <w:i w:val="0"/>
                                        <w:smallCaps w:val="0"/>
                                        <w:strike w:val="0"/>
                                        <w:color w:val="000000"/>
                                        <w:sz w:val="21"/>
                                        <w:vertAlign w:val="baseline"/>
                                      </w:rPr>
                                      <w:t xml:space="preserve">La limpieza inadecuada de los instrumentos y las precarias  condiciones higiénicas puede conducir a una menor fertilidad.</w:t>
                                    </w:r>
                                  </w:p>
                                  <w:p w:rsidR="00000000" w:rsidDel="00000000" w:rsidP="00000000" w:rsidRDefault="00000000" w:rsidRPr="00000000">
                                    <w:pPr>
                                      <w:spacing w:after="0" w:before="30.999999046325684" w:line="215.00000953674316"/>
                                      <w:ind w:left="90" w:right="0" w:firstLine="270"/>
                                      <w:jc w:val="left"/>
                                      <w:textDirection w:val="btLr"/>
                                    </w:pPr>
                                    <w:r w:rsidDel="00000000" w:rsidR="00000000" w:rsidRPr="00000000">
                                      <w:rPr>
                                        <w:rFonts w:ascii="Arial" w:cs="Arial" w:eastAsia="Arial" w:hAnsi="Arial"/>
                                        <w:b w:val="0"/>
                                        <w:i w:val="0"/>
                                        <w:smallCaps w:val="0"/>
                                        <w:strike w:val="0"/>
                                        <w:color w:val="000000"/>
                                        <w:sz w:val="21"/>
                                        <w:vertAlign w:val="baseline"/>
                                      </w:rPr>
                                    </w:r>
                                    <w:r w:rsidDel="00000000" w:rsidR="00000000" w:rsidRPr="00000000">
                                      <w:rPr>
                                        <w:rFonts w:ascii="Arial" w:cs="Arial" w:eastAsia="Arial" w:hAnsi="Arial"/>
                                        <w:b w:val="0"/>
                                        <w:i w:val="0"/>
                                        <w:smallCaps w:val="0"/>
                                        <w:strike w:val="0"/>
                                        <w:color w:val="000000"/>
                                        <w:sz w:val="21"/>
                                        <w:vertAlign w:val="baseline"/>
                                      </w:rPr>
                                      <w:t xml:space="preserve">Si el semen del toro no se analiza adecuadamente, se incrementará la propagación de enfermedades genitales.</w:t>
                                    </w:r>
                                  </w:p>
                                </w:txbxContent>
                              </wps:txbx>
                              <wps:bodyPr anchorCtr="0" anchor="t" bIns="22850" lIns="22850" spcFirstLastPara="1" rIns="22850" wrap="square" tIns="22850">
                                <a:noAutofit/>
                              </wps:bodyPr>
                            </wps:wsp>
                            <wps:wsp>
                              <wps:cNvSpPr/>
                              <wps:cNvPr id="47" name="Shape 47"/>
                              <wps:spPr>
                                <a:xfrm>
                                  <a:off x="0" y="134441"/>
                                  <a:ext cx="1036320" cy="1036320"/>
                                </a:xfrm>
                                <a:prstGeom prst="plus">
                                  <a:avLst>
                                    <a:gd fmla="val 32810" name="adj"/>
                                  </a:avLst>
                                </a:prstGeom>
                                <a:solidFill>
                                  <a:schemeClr val="accent3"/>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a:off x="5120640" y="507126"/>
                                  <a:ext cx="975360" cy="334247"/>
                                </a:xfrm>
                                <a:prstGeom prst="rect">
                                  <a:avLst/>
                                </a:prstGeom>
                                <a:solidFill>
                                  <a:srgbClr val="FF0000"/>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200400" y="1008497"/>
                                  <a:ext cx="609" cy="2239456"/>
                                </a:xfrm>
                                <a:prstGeom prst="straightConnector1">
                                  <a:avLst/>
                                </a:pr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wpg:grpSp>
                        </wpg:grpSp>
                      </wpg:grpSp>
                    </wpg:wgp>
                  </a:graphicData>
                </a:graphic>
              </wp:inline>
            </w:drawing>
          </mc:Choice>
          <mc:Fallback>
            <w:drawing>
              <wp:inline distB="0" distT="0" distL="0" distR="0">
                <wp:extent cx="6096000" cy="3558209"/>
                <wp:effectExtent b="0" l="0" r="0" t="0"/>
                <wp:docPr id="106" name="image3.png"/>
                <a:graphic>
                  <a:graphicData uri="http://schemas.openxmlformats.org/drawingml/2006/picture">
                    <pic:pic>
                      <pic:nvPicPr>
                        <pic:cNvPr id="0" name="image3.png"/>
                        <pic:cNvPicPr preferRelativeResize="0"/>
                      </pic:nvPicPr>
                      <pic:blipFill>
                        <a:blip r:embed="rId16"/>
                        <a:srcRect/>
                        <a:stretch>
                          <a:fillRect/>
                        </a:stretch>
                      </pic:blipFill>
                      <pic:spPr>
                        <a:xfrm>
                          <a:off x="0" y="0"/>
                          <a:ext cx="6096000" cy="355820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0D9">
      <w:pPr>
        <w:jc w:val="both"/>
        <w:rPr>
          <w:sz w:val="20"/>
          <w:szCs w:val="20"/>
        </w:rPr>
      </w:pPr>
      <w:r w:rsidDel="00000000" w:rsidR="00000000" w:rsidRPr="00000000">
        <w:rPr>
          <w:sz w:val="20"/>
          <w:szCs w:val="20"/>
          <w:rtl w:val="0"/>
        </w:rPr>
        <w:t xml:space="preserve">A partir del avance en la comprensión de la fisiología ovárica en rumiantes en las últimas décadas, ha sido posible el diseño de nuevas estrategias farmacológicas para controlar la reproducción de las hembras. De este modo hoy es posible sincronizar o inducir la ovulación de manera muy precisa, tanto en hembras que están ciclando como aquellas que se encuentran en postparto. Sumado a esto, el grado de sincronización que se logra con estos tratamientos es tal que permite realizar la inseminación a un tiempo predeterminado sin necesidad de detectar el estro, es conocida como Inseminación Artificial a Tiempo Fijo (IATF). Mediante la IATF entonces es posible superar las dos limitantes principales que históricamente habían representado un obstáculo para la adopción de la inseminación artificial en vacas de cría: el anestro posparto y la detección de celo.</w:t>
      </w:r>
    </w:p>
    <w:p w:rsidR="00000000" w:rsidDel="00000000" w:rsidP="00000000" w:rsidRDefault="00000000" w:rsidRPr="00000000" w14:paraId="000000DA">
      <w:pPr>
        <w:jc w:val="both"/>
        <w:rPr>
          <w:sz w:val="20"/>
          <w:szCs w:val="20"/>
        </w:rPr>
      </w:pPr>
      <w:r w:rsidDel="00000000" w:rsidR="00000000" w:rsidRPr="00000000">
        <w:rPr>
          <w:rtl w:val="0"/>
        </w:rPr>
      </w:r>
    </w:p>
    <w:p w:rsidR="00000000" w:rsidDel="00000000" w:rsidP="00000000" w:rsidRDefault="00000000" w:rsidRPr="00000000" w14:paraId="000000DB">
      <w:pPr>
        <w:jc w:val="both"/>
        <w:rPr>
          <w:sz w:val="20"/>
          <w:szCs w:val="20"/>
        </w:rPr>
      </w:pPr>
      <w:r w:rsidDel="00000000" w:rsidR="00000000" w:rsidRPr="00000000">
        <w:rPr>
          <w:rtl w:val="0"/>
        </w:rPr>
      </w:r>
    </w:p>
    <w:tbl>
      <w:tblPr>
        <w:tblStyle w:val="Table11"/>
        <w:tblW w:w="9962.0" w:type="dxa"/>
        <w:jc w:val="left"/>
        <w:tblInd w:w="0.0" w:type="dxa"/>
        <w:tblBorders>
          <w:top w:color="c2d69b" w:space="0" w:sz="4" w:val="single"/>
          <w:left w:color="c2d69b" w:space="0" w:sz="4" w:val="single"/>
          <w:bottom w:color="c2d69b" w:space="0" w:sz="4" w:val="single"/>
          <w:right w:color="c2d69b" w:space="0" w:sz="4" w:val="single"/>
          <w:insideH w:color="c2d69b" w:space="0" w:sz="4" w:val="single"/>
          <w:insideV w:color="c2d69b" w:space="0" w:sz="4" w:val="single"/>
        </w:tblBorders>
        <w:tblLayout w:type="fixed"/>
        <w:tblLook w:val="0400"/>
      </w:tblPr>
      <w:tblGrid>
        <w:gridCol w:w="2122"/>
        <w:gridCol w:w="7840"/>
        <w:tblGridChange w:id="0">
          <w:tblGrid>
            <w:gridCol w:w="2122"/>
            <w:gridCol w:w="7840"/>
          </w:tblGrid>
        </w:tblGridChange>
      </w:tblGrid>
      <w:tr>
        <w:trPr>
          <w:cantSplit w:val="0"/>
          <w:trHeight w:val="1931" w:hRule="atLeast"/>
          <w:tblHeader w:val="0"/>
        </w:trPr>
        <w:tc>
          <w:tcPr>
            <w:shd w:fill="dbeef3" w:val="clear"/>
          </w:tcPr>
          <w:p w:rsidR="00000000" w:rsidDel="00000000" w:rsidP="00000000" w:rsidRDefault="00000000" w:rsidRPr="00000000" w14:paraId="000000DC">
            <w:pPr>
              <w:jc w:val="both"/>
              <w:rPr>
                <w:sz w:val="20"/>
                <w:szCs w:val="20"/>
              </w:rPr>
            </w:pPr>
            <w:sdt>
              <w:sdtPr>
                <w:tag w:val="goog_rdk_37"/>
              </w:sdtPr>
              <w:sdtContent>
                <w:commentRangeStart w:id="22"/>
              </w:sdtContent>
            </w:sdt>
            <w:r w:rsidDel="00000000" w:rsidR="00000000" w:rsidRPr="00000000">
              <w:rPr/>
              <w:drawing>
                <wp:inline distB="0" distT="0" distL="0" distR="0">
                  <wp:extent cx="1016654" cy="1016654"/>
                  <wp:effectExtent b="0" l="0" r="0" t="0"/>
                  <wp:docPr descr="Composición isométrica de gastroenterología con vista de medicación con tubos y píldoras ilustración" id="112" name="image9.png"/>
                  <a:graphic>
                    <a:graphicData uri="http://schemas.openxmlformats.org/drawingml/2006/picture">
                      <pic:pic>
                        <pic:nvPicPr>
                          <pic:cNvPr descr="Composición isométrica de gastroenterología con vista de medicación con tubos y píldoras ilustración" id="0" name="image9.png"/>
                          <pic:cNvPicPr preferRelativeResize="0"/>
                        </pic:nvPicPr>
                        <pic:blipFill>
                          <a:blip r:embed="rId17"/>
                          <a:srcRect b="0" l="0" r="0" t="0"/>
                          <a:stretch>
                            <a:fillRect/>
                          </a:stretch>
                        </pic:blipFill>
                        <pic:spPr>
                          <a:xfrm>
                            <a:off x="0" y="0"/>
                            <a:ext cx="1016654" cy="1016654"/>
                          </a:xfrm>
                          <a:prstGeom prst="rect"/>
                          <a:ln/>
                        </pic:spPr>
                      </pic:pic>
                    </a:graphicData>
                  </a:graphic>
                </wp:inline>
              </w:drawing>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0DD">
            <w:pPr>
              <w:jc w:val="both"/>
              <w:rPr>
                <w:sz w:val="20"/>
                <w:szCs w:val="20"/>
              </w:rPr>
            </w:pPr>
            <w:r w:rsidDel="00000000" w:rsidR="00000000" w:rsidRPr="00000000">
              <w:rPr>
                <w:rtl w:val="0"/>
              </w:rPr>
            </w:r>
          </w:p>
        </w:tc>
        <w:tc>
          <w:tcPr>
            <w:shd w:fill="dbeef3" w:val="clear"/>
          </w:tcPr>
          <w:p w:rsidR="00000000" w:rsidDel="00000000" w:rsidP="00000000" w:rsidRDefault="00000000" w:rsidRPr="00000000" w14:paraId="000000DE">
            <w:pPr>
              <w:jc w:val="both"/>
              <w:rPr>
                <w:sz w:val="20"/>
                <w:szCs w:val="20"/>
              </w:rPr>
            </w:pPr>
            <w:r w:rsidDel="00000000" w:rsidR="00000000" w:rsidRPr="00000000">
              <w:rPr>
                <w:rtl w:val="0"/>
              </w:rPr>
            </w:r>
          </w:p>
          <w:p w:rsidR="00000000" w:rsidDel="00000000" w:rsidP="00000000" w:rsidRDefault="00000000" w:rsidRPr="00000000" w14:paraId="000000DF">
            <w:pPr>
              <w:jc w:val="both"/>
              <w:rPr>
                <w:sz w:val="20"/>
                <w:szCs w:val="20"/>
              </w:rPr>
            </w:pPr>
            <w:r w:rsidDel="00000000" w:rsidR="00000000" w:rsidRPr="00000000">
              <w:rPr>
                <w:sz w:val="20"/>
                <w:szCs w:val="20"/>
                <w:rtl w:val="0"/>
              </w:rPr>
              <w:t xml:space="preserve">La IATF es una tecnología que mediante el control de la dinámica folicular y del cuerpo lúteo logra inducir o sincronizar la ovulación en un momento conocido, permitiendo inseminar un gran número de animales cada día sin necesidad de detectar el estro.</w:t>
            </w:r>
          </w:p>
          <w:p w:rsidR="00000000" w:rsidDel="00000000" w:rsidP="00000000" w:rsidRDefault="00000000" w:rsidRPr="00000000" w14:paraId="000000E0">
            <w:pPr>
              <w:jc w:val="both"/>
              <w:rPr>
                <w:sz w:val="20"/>
                <w:szCs w:val="20"/>
              </w:rPr>
            </w:pPr>
            <w:r w:rsidDel="00000000" w:rsidR="00000000" w:rsidRPr="00000000">
              <w:rPr>
                <w:rtl w:val="0"/>
              </w:rPr>
            </w:r>
          </w:p>
        </w:tc>
      </w:tr>
    </w:tbl>
    <w:p w:rsidR="00000000" w:rsidDel="00000000" w:rsidP="00000000" w:rsidRDefault="00000000" w:rsidRPr="00000000" w14:paraId="000000E1">
      <w:pPr>
        <w:jc w:val="both"/>
        <w:rPr>
          <w:sz w:val="20"/>
          <w:szCs w:val="20"/>
        </w:rPr>
      </w:pPr>
      <w:r w:rsidDel="00000000" w:rsidR="00000000" w:rsidRPr="00000000">
        <w:rPr>
          <w:rtl w:val="0"/>
        </w:rPr>
      </w:r>
    </w:p>
    <w:p w:rsidR="00000000" w:rsidDel="00000000" w:rsidP="00000000" w:rsidRDefault="00000000" w:rsidRPr="00000000" w14:paraId="000000E2">
      <w:pPr>
        <w:jc w:val="both"/>
        <w:rPr>
          <w:sz w:val="20"/>
          <w:szCs w:val="20"/>
        </w:rPr>
      </w:pPr>
      <w:r w:rsidDel="00000000" w:rsidR="00000000" w:rsidRPr="00000000">
        <w:rPr>
          <w:rtl w:val="0"/>
        </w:rPr>
      </w:r>
    </w:p>
    <w:p w:rsidR="00000000" w:rsidDel="00000000" w:rsidP="00000000" w:rsidRDefault="00000000" w:rsidRPr="00000000" w14:paraId="000000E3">
      <w:pPr>
        <w:jc w:val="both"/>
        <w:rPr>
          <w:sz w:val="20"/>
          <w:szCs w:val="20"/>
        </w:rPr>
      </w:pPr>
      <w:r w:rsidDel="00000000" w:rsidR="00000000" w:rsidRPr="00000000">
        <w:rPr>
          <w:sz w:val="20"/>
          <w:szCs w:val="20"/>
          <w:rtl w:val="0"/>
        </w:rPr>
        <w:t xml:space="preserve">Los tratamientos farmacológicos para inducir la ovulación requieren la administración de progesterona durante 7 u 8 días; en la actualidad existen diferentes dispositivos intravaginales que contienen este fármaco. El desarrollo de estos dispositivos de silicona representó un avance tecnológico importante en el control de la fisiología ovárica.  En la siguiente figura se presenta un ejemplo para el manejo reproductivo en bovinos: </w:t>
      </w:r>
    </w:p>
    <w:p w:rsidR="00000000" w:rsidDel="00000000" w:rsidP="00000000" w:rsidRDefault="00000000" w:rsidRPr="00000000" w14:paraId="000000E4">
      <w:pPr>
        <w:jc w:val="both"/>
        <w:rPr>
          <w:sz w:val="20"/>
          <w:szCs w:val="20"/>
        </w:rPr>
      </w:pPr>
      <w:r w:rsidDel="00000000" w:rsidR="00000000" w:rsidRPr="00000000">
        <w:rPr>
          <w:rtl w:val="0"/>
        </w:rPr>
      </w:r>
    </w:p>
    <w:p w:rsidR="00000000" w:rsidDel="00000000" w:rsidP="00000000" w:rsidRDefault="00000000" w:rsidRPr="00000000" w14:paraId="000000E5">
      <w:pPr>
        <w:jc w:val="both"/>
        <w:rPr>
          <w:sz w:val="20"/>
          <w:szCs w:val="20"/>
        </w:rPr>
      </w:pPr>
      <w:bookmarkStart w:colFirst="0" w:colLast="0" w:name="_heading=h.gjdgxs" w:id="0"/>
      <w:bookmarkEnd w:id="0"/>
      <w:r w:rsidDel="00000000" w:rsidR="00000000" w:rsidRPr="00000000">
        <w:rPr>
          <w:rtl w:val="0"/>
        </w:rPr>
      </w:r>
    </w:p>
    <w:p w:rsidR="00000000" w:rsidDel="00000000" w:rsidP="00000000" w:rsidRDefault="00000000" w:rsidRPr="00000000" w14:paraId="000000E6">
      <w:pPr>
        <w:jc w:val="both"/>
        <w:rPr>
          <w:sz w:val="20"/>
          <w:szCs w:val="20"/>
        </w:rPr>
      </w:pPr>
      <w:r w:rsidDel="00000000" w:rsidR="00000000" w:rsidRPr="00000000">
        <w:rPr>
          <w:rtl w:val="0"/>
        </w:rPr>
      </w:r>
    </w:p>
    <w:p w:rsidR="00000000" w:rsidDel="00000000" w:rsidP="00000000" w:rsidRDefault="00000000" w:rsidRPr="00000000" w14:paraId="000000E7">
      <w:pPr>
        <w:jc w:val="both"/>
        <w:rPr>
          <w:sz w:val="20"/>
          <w:szCs w:val="20"/>
        </w:rPr>
      </w:pPr>
      <w:r w:rsidDel="00000000" w:rsidR="00000000" w:rsidRPr="00000000">
        <w:rPr>
          <w:rtl w:val="0"/>
        </w:rPr>
      </w:r>
    </w:p>
    <w:p w:rsidR="00000000" w:rsidDel="00000000" w:rsidP="00000000" w:rsidRDefault="00000000" w:rsidRPr="00000000" w14:paraId="000000E8">
      <w:pPr>
        <w:jc w:val="both"/>
        <w:rPr>
          <w:b w:val="1"/>
          <w:sz w:val="20"/>
          <w:szCs w:val="20"/>
        </w:rPr>
      </w:pPr>
      <w:r w:rsidDel="00000000" w:rsidR="00000000" w:rsidRPr="00000000">
        <w:rPr>
          <w:b w:val="1"/>
          <w:sz w:val="20"/>
          <w:szCs w:val="20"/>
          <w:rtl w:val="0"/>
        </w:rPr>
        <w:t xml:space="preserve">Figura 2.</w:t>
      </w:r>
    </w:p>
    <w:p w:rsidR="00000000" w:rsidDel="00000000" w:rsidP="00000000" w:rsidRDefault="00000000" w:rsidRPr="00000000" w14:paraId="000000E9">
      <w:pPr>
        <w:jc w:val="both"/>
        <w:rPr>
          <w:sz w:val="20"/>
          <w:szCs w:val="20"/>
        </w:rPr>
      </w:pPr>
      <w:r w:rsidDel="00000000" w:rsidR="00000000" w:rsidRPr="00000000">
        <w:rPr>
          <w:rtl w:val="0"/>
        </w:rPr>
      </w:r>
    </w:p>
    <w:p w:rsidR="00000000" w:rsidDel="00000000" w:rsidP="00000000" w:rsidRDefault="00000000" w:rsidRPr="00000000" w14:paraId="000000EA">
      <w:pPr>
        <w:jc w:val="both"/>
        <w:rPr>
          <w:i w:val="1"/>
          <w:sz w:val="20"/>
          <w:szCs w:val="20"/>
        </w:rPr>
      </w:pPr>
      <w:r w:rsidDel="00000000" w:rsidR="00000000" w:rsidRPr="00000000">
        <w:rPr>
          <w:i w:val="1"/>
          <w:sz w:val="20"/>
          <w:szCs w:val="20"/>
          <w:rtl w:val="0"/>
        </w:rPr>
        <w:t xml:space="preserve">Ejemplo Programas de IATF</w:t>
      </w:r>
      <w:sdt>
        <w:sdtPr>
          <w:tag w:val="goog_rdk_38"/>
        </w:sdtPr>
        <w:sdtContent>
          <w:commentRangeStart w:id="23"/>
        </w:sdtContent>
      </w:sdt>
      <w:r w:rsidDel="00000000" w:rsidR="00000000" w:rsidRPr="00000000">
        <w:rPr>
          <w:rtl w:val="0"/>
        </w:rPr>
      </w:r>
    </w:p>
    <w:p w:rsidR="00000000" w:rsidDel="00000000" w:rsidP="00000000" w:rsidRDefault="00000000" w:rsidRPr="00000000" w14:paraId="000000EB">
      <w:pPr>
        <w:jc w:val="center"/>
        <w:rPr>
          <w:sz w:val="20"/>
          <w:szCs w:val="20"/>
        </w:rPr>
      </w:pPr>
      <w:commentRangeEnd w:id="23"/>
      <w:r w:rsidDel="00000000" w:rsidR="00000000" w:rsidRPr="00000000">
        <w:commentReference w:id="23"/>
      </w:r>
      <w:r w:rsidDel="00000000" w:rsidR="00000000" w:rsidRPr="00000000">
        <w:rPr>
          <w:rtl w:val="0"/>
        </w:rPr>
        <w:t xml:space="preserve"> </w:t>
      </w:r>
      <w:r w:rsidDel="00000000" w:rsidR="00000000" w:rsidRPr="00000000">
        <w:rPr/>
        <w:drawing>
          <wp:inline distB="0" distT="0" distL="0" distR="0">
            <wp:extent cx="3977985" cy="1775614"/>
            <wp:effectExtent b="0" l="0" r="0" t="0"/>
            <wp:docPr id="111"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3977985" cy="1775614"/>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jc w:val="center"/>
        <w:rPr>
          <w:sz w:val="20"/>
          <w:szCs w:val="20"/>
        </w:rPr>
      </w:pPr>
      <w:r w:rsidDel="00000000" w:rsidR="00000000" w:rsidRPr="00000000">
        <w:rPr>
          <w:i w:val="1"/>
          <w:sz w:val="20"/>
          <w:szCs w:val="20"/>
          <w:rtl w:val="0"/>
        </w:rPr>
        <w:t xml:space="preserve">Nota.</w:t>
      </w:r>
      <w:r w:rsidDel="00000000" w:rsidR="00000000" w:rsidRPr="00000000">
        <w:rPr>
          <w:sz w:val="20"/>
          <w:szCs w:val="20"/>
          <w:rtl w:val="0"/>
        </w:rPr>
        <w:t xml:space="preserve">  Genética bovina (s.f.). Cómo se hace la IAFT</w:t>
      </w:r>
    </w:p>
    <w:p w:rsidR="00000000" w:rsidDel="00000000" w:rsidP="00000000" w:rsidRDefault="00000000" w:rsidRPr="00000000" w14:paraId="000000ED">
      <w:pPr>
        <w:jc w:val="both"/>
        <w:rPr>
          <w:sz w:val="20"/>
          <w:szCs w:val="20"/>
        </w:rPr>
      </w:pPr>
      <w:r w:rsidDel="00000000" w:rsidR="00000000" w:rsidRPr="00000000">
        <w:rPr>
          <w:rtl w:val="0"/>
        </w:rPr>
      </w:r>
    </w:p>
    <w:p w:rsidR="00000000" w:rsidDel="00000000" w:rsidP="00000000" w:rsidRDefault="00000000" w:rsidRPr="00000000" w14:paraId="000000EE">
      <w:pPr>
        <w:jc w:val="both"/>
        <w:rPr>
          <w:sz w:val="20"/>
          <w:szCs w:val="20"/>
        </w:rPr>
      </w:pPr>
      <w:r w:rsidDel="00000000" w:rsidR="00000000" w:rsidRPr="00000000">
        <w:rPr>
          <w:sz w:val="20"/>
          <w:szCs w:val="20"/>
          <w:rtl w:val="0"/>
        </w:rPr>
        <w:t xml:space="preserve">La inseminación artificial requiere una inversión considerable, por lo cual se espera que cuando se realice el procedimiento sea exitoso. Lo ideal es que el proceso lo haga un profesional o un técnico experto en el tema, pero se aclara que el encargado de la finca o el mayordomo también lo pueden hacer, siempre y cuando estén muy bien capacitados.</w:t>
      </w:r>
    </w:p>
    <w:p w:rsidR="00000000" w:rsidDel="00000000" w:rsidP="00000000" w:rsidRDefault="00000000" w:rsidRPr="00000000" w14:paraId="000000EF">
      <w:pPr>
        <w:jc w:val="both"/>
        <w:rPr>
          <w:sz w:val="20"/>
          <w:szCs w:val="20"/>
        </w:rPr>
      </w:pPr>
      <w:r w:rsidDel="00000000" w:rsidR="00000000" w:rsidRPr="00000000">
        <w:rPr>
          <w:rtl w:val="0"/>
        </w:rPr>
      </w:r>
    </w:p>
    <w:p w:rsidR="00000000" w:rsidDel="00000000" w:rsidP="00000000" w:rsidRDefault="00000000" w:rsidRPr="00000000" w14:paraId="000000F0">
      <w:pPr>
        <w:jc w:val="both"/>
        <w:rPr>
          <w:sz w:val="20"/>
          <w:szCs w:val="20"/>
        </w:rPr>
      </w:pPr>
      <w:r w:rsidDel="00000000" w:rsidR="00000000" w:rsidRPr="00000000">
        <w:rPr>
          <w:sz w:val="20"/>
          <w:szCs w:val="20"/>
          <w:rtl w:val="0"/>
        </w:rPr>
        <w:t xml:space="preserve">La técnica consiste en la inyección de semen preservado mediante nitrógeno líquido directamente en el útero de la forma más cuidadosa, aséptica y oportuna, para asegurar una dosis seminal con motilidad y viabilidad suficientes para lograr una concepción.</w:t>
      </w:r>
    </w:p>
    <w:p w:rsidR="00000000" w:rsidDel="00000000" w:rsidP="00000000" w:rsidRDefault="00000000" w:rsidRPr="00000000" w14:paraId="000000F1">
      <w:pPr>
        <w:jc w:val="both"/>
        <w:rPr>
          <w:sz w:val="20"/>
          <w:szCs w:val="20"/>
        </w:rPr>
      </w:pPr>
      <w:r w:rsidDel="00000000" w:rsidR="00000000" w:rsidRPr="00000000">
        <w:rPr>
          <w:rtl w:val="0"/>
        </w:rPr>
      </w:r>
    </w:p>
    <w:p w:rsidR="00000000" w:rsidDel="00000000" w:rsidP="00000000" w:rsidRDefault="00000000" w:rsidRPr="00000000" w14:paraId="000000F2">
      <w:pPr>
        <w:jc w:val="both"/>
        <w:rPr>
          <w:sz w:val="20"/>
          <w:szCs w:val="20"/>
        </w:rPr>
      </w:pPr>
      <w:r w:rsidDel="00000000" w:rsidR="00000000" w:rsidRPr="00000000">
        <w:rPr>
          <w:sz w:val="20"/>
          <w:szCs w:val="20"/>
          <w:rtl w:val="0"/>
        </w:rPr>
        <w:t xml:space="preserve">Los pasos para una inseminación en la hembra bovina se determinan con la elección de la hembra, para ello se requiere que se efectúen los siguientes pasos que se presentan en el siguiente recurso: </w:t>
      </w:r>
    </w:p>
    <w:p w:rsidR="00000000" w:rsidDel="00000000" w:rsidP="00000000" w:rsidRDefault="00000000" w:rsidRPr="00000000" w14:paraId="000000F3">
      <w:pPr>
        <w:jc w:val="both"/>
        <w:rPr>
          <w:sz w:val="20"/>
          <w:szCs w:val="20"/>
        </w:rPr>
      </w:pPr>
      <w:r w:rsidDel="00000000" w:rsidR="00000000" w:rsidRPr="00000000">
        <w:rPr>
          <w:rtl w:val="0"/>
        </w:rPr>
      </w:r>
    </w:p>
    <w:p w:rsidR="00000000" w:rsidDel="00000000" w:rsidP="00000000" w:rsidRDefault="00000000" w:rsidRPr="00000000" w14:paraId="000000F4">
      <w:pPr>
        <w:rPr>
          <w:sz w:val="20"/>
          <w:szCs w:val="20"/>
        </w:rPr>
      </w:pPr>
      <w:r w:rsidDel="00000000" w:rsidR="00000000" w:rsidRPr="00000000">
        <w:rPr>
          <w:rtl w:val="0"/>
        </w:rPr>
      </w:r>
    </w:p>
    <w:tbl>
      <w:tblPr>
        <w:tblStyle w:val="Table12"/>
        <w:tblW w:w="9962.0" w:type="dxa"/>
        <w:jc w:val="left"/>
        <w:tblInd w:w="0.0" w:type="dxa"/>
        <w:tblBorders>
          <w:top w:color="c2d69b" w:space="0" w:sz="4" w:val="single"/>
          <w:left w:color="c2d69b" w:space="0" w:sz="4" w:val="single"/>
          <w:bottom w:color="c2d69b" w:space="0" w:sz="4" w:val="single"/>
          <w:right w:color="c2d69b" w:space="0" w:sz="4" w:val="single"/>
          <w:insideH w:color="c2d69b" w:space="0" w:sz="4" w:val="single"/>
          <w:insideV w:color="c2d69b" w:space="0" w:sz="4" w:val="single"/>
        </w:tblBorders>
        <w:tblLayout w:type="fixed"/>
        <w:tblLook w:val="0400"/>
      </w:tblPr>
      <w:tblGrid>
        <w:gridCol w:w="9962"/>
        <w:tblGridChange w:id="0">
          <w:tblGrid>
            <w:gridCol w:w="9962"/>
          </w:tblGrid>
        </w:tblGridChange>
      </w:tblGrid>
      <w:tr>
        <w:trPr>
          <w:cantSplit w:val="0"/>
          <w:tblHeader w:val="0"/>
        </w:trPr>
        <w:tc>
          <w:tcPr>
            <w:shd w:fill="f79646" w:val="clear"/>
          </w:tcPr>
          <w:p w:rsidR="00000000" w:rsidDel="00000000" w:rsidP="00000000" w:rsidRDefault="00000000" w:rsidRPr="00000000" w14:paraId="000000F5">
            <w:pPr>
              <w:jc w:val="center"/>
              <w:rPr>
                <w:sz w:val="20"/>
                <w:szCs w:val="20"/>
              </w:rPr>
            </w:pPr>
            <w:r w:rsidDel="00000000" w:rsidR="00000000" w:rsidRPr="00000000">
              <w:rPr>
                <w:rtl w:val="0"/>
              </w:rPr>
            </w:r>
          </w:p>
          <w:p w:rsidR="00000000" w:rsidDel="00000000" w:rsidP="00000000" w:rsidRDefault="00000000" w:rsidRPr="00000000" w14:paraId="000000F6">
            <w:pPr>
              <w:jc w:val="center"/>
              <w:rPr>
                <w:color w:val="ffffff"/>
              </w:rPr>
            </w:pPr>
            <w:r w:rsidDel="00000000" w:rsidR="00000000" w:rsidRPr="00000000">
              <w:rPr>
                <w:color w:val="ffffff"/>
                <w:rtl w:val="0"/>
              </w:rPr>
              <w:t xml:space="preserve">Slider de imágenes  </w:t>
            </w:r>
          </w:p>
          <w:p w:rsidR="00000000" w:rsidDel="00000000" w:rsidP="00000000" w:rsidRDefault="00000000" w:rsidRPr="00000000" w14:paraId="000000F7">
            <w:pPr>
              <w:jc w:val="center"/>
              <w:rPr>
                <w:color w:val="ffffff"/>
              </w:rPr>
            </w:pPr>
            <w:r w:rsidDel="00000000" w:rsidR="00000000" w:rsidRPr="00000000">
              <w:rPr>
                <w:color w:val="ffffff"/>
                <w:rtl w:val="0"/>
              </w:rPr>
              <w:t xml:space="preserve">CF017_</w:t>
            </w:r>
            <w:r w:rsidDel="00000000" w:rsidR="00000000" w:rsidRPr="00000000">
              <w:rPr>
                <w:rtl w:val="0"/>
              </w:rPr>
              <w:t xml:space="preserve"> </w:t>
            </w:r>
            <w:r w:rsidDel="00000000" w:rsidR="00000000" w:rsidRPr="00000000">
              <w:rPr>
                <w:color w:val="ffffff"/>
                <w:rtl w:val="0"/>
              </w:rPr>
              <w:t xml:space="preserve">4.2_Métodos y pasos de Inseminación artificial para las especies de producción</w:t>
            </w:r>
          </w:p>
          <w:p w:rsidR="00000000" w:rsidDel="00000000" w:rsidP="00000000" w:rsidRDefault="00000000" w:rsidRPr="00000000" w14:paraId="000000F8">
            <w:pPr>
              <w:rPr>
                <w:sz w:val="20"/>
                <w:szCs w:val="20"/>
              </w:rPr>
            </w:pPr>
            <w:r w:rsidDel="00000000" w:rsidR="00000000" w:rsidRPr="00000000">
              <w:rPr>
                <w:rtl w:val="0"/>
              </w:rPr>
            </w:r>
          </w:p>
        </w:tc>
      </w:tr>
    </w:tbl>
    <w:p w:rsidR="00000000" w:rsidDel="00000000" w:rsidP="00000000" w:rsidRDefault="00000000" w:rsidRPr="00000000" w14:paraId="000000F9">
      <w:pPr>
        <w:rPr>
          <w:sz w:val="20"/>
          <w:szCs w:val="20"/>
        </w:rPr>
      </w:pPr>
      <w:r w:rsidDel="00000000" w:rsidR="00000000" w:rsidRPr="00000000">
        <w:rPr>
          <w:rtl w:val="0"/>
        </w:rPr>
      </w:r>
    </w:p>
    <w:p w:rsidR="00000000" w:rsidDel="00000000" w:rsidP="00000000" w:rsidRDefault="00000000" w:rsidRPr="00000000" w14:paraId="000000FA">
      <w:pPr>
        <w:rPr>
          <w:sz w:val="20"/>
          <w:szCs w:val="20"/>
        </w:rPr>
      </w:pPr>
      <w:r w:rsidDel="00000000" w:rsidR="00000000" w:rsidRPr="00000000">
        <w:rPr>
          <w:rtl w:val="0"/>
        </w:rPr>
      </w:r>
    </w:p>
    <w:sdt>
      <w:sdtPr>
        <w:tag w:val="goog_rdk_42"/>
      </w:sdtPr>
      <w:sdtContent>
        <w:p w:rsidR="00000000" w:rsidDel="00000000" w:rsidP="00000000" w:rsidRDefault="00000000" w:rsidRPr="00000000" w14:paraId="000000FB">
          <w:pPr>
            <w:rPr>
              <w:ins w:author="Alix Cecilia Chinchilla Rueda" w:id="6" w:date="2022-09-30T01:31:39Z"/>
              <w:sz w:val="20"/>
              <w:szCs w:val="20"/>
            </w:rPr>
          </w:pPr>
          <w:r w:rsidDel="00000000" w:rsidR="00000000" w:rsidRPr="00000000">
            <w:rPr>
              <w:sz w:val="20"/>
              <w:szCs w:val="20"/>
              <w:rtl w:val="0"/>
            </w:rPr>
            <w:t xml:space="preserve">Para concluir se puede decir que la inseminación artificial ha tenido una gran importancia en el mejoramiento genético de los animales, especialmente en el ganado bovino, donde su práctica es un requisito indispensable para los altos requerimientos de producción en un corto período de tiempo.</w:t>
          </w:r>
          <w:sdt>
            <w:sdtPr>
              <w:tag w:val="goog_rdk_39"/>
            </w:sdtPr>
            <w:sdtContent>
              <w:ins w:author="Alix Cecilia Chinchilla Rueda" w:id="6" w:date="2022-09-30T01:31:39Z"/>
              <w:sdt>
                <w:sdtPr>
                  <w:tag w:val="goog_rdk_40"/>
                </w:sdtPr>
                <w:sdtContent>
                  <w:commentRangeStart w:id="24"/>
                </w:sdtContent>
              </w:sdt>
              <w:ins w:author="Alix Cecilia Chinchilla Rueda" w:id="6" w:date="2022-09-30T01:31:39Z">
                <w:sdt>
                  <w:sdtPr>
                    <w:tag w:val="goog_rdk_41"/>
                  </w:sdtPr>
                  <w:sdtContent>
                    <w:commentRangeStart w:id="25"/>
                  </w:sdtContent>
                </w:sdt>
                <w:r w:rsidDel="00000000" w:rsidR="00000000" w:rsidRPr="00000000">
                  <w:rPr>
                    <w:rtl w:val="0"/>
                  </w:rPr>
                </w:r>
              </w:ins>
            </w:sdtContent>
          </w:sdt>
        </w:p>
      </w:sdtContent>
    </w:sdt>
    <w:sdt>
      <w:sdtPr>
        <w:tag w:val="goog_rdk_44"/>
      </w:sdtPr>
      <w:sdtContent>
        <w:p w:rsidR="00000000" w:rsidDel="00000000" w:rsidP="00000000" w:rsidRDefault="00000000" w:rsidRPr="00000000" w14:paraId="000000FC">
          <w:pPr>
            <w:rPr>
              <w:ins w:author="Alix Cecilia Chinchilla Rueda" w:id="6" w:date="2022-09-30T01:31:39Z"/>
              <w:sz w:val="20"/>
              <w:szCs w:val="20"/>
            </w:rPr>
          </w:pPr>
          <w:sdt>
            <w:sdtPr>
              <w:tag w:val="goog_rdk_43"/>
            </w:sdtPr>
            <w:sdtContent>
              <w:ins w:author="Alix Cecilia Chinchilla Rueda" w:id="6" w:date="2022-09-30T01:31:39Z">
                <w:r w:rsidDel="00000000" w:rsidR="00000000" w:rsidRPr="00000000">
                  <w:rPr>
                    <w:rtl w:val="0"/>
                  </w:rPr>
                </w:r>
              </w:ins>
            </w:sdtContent>
          </w:sdt>
        </w:p>
      </w:sdtContent>
    </w:sdt>
    <w:sdt>
      <w:sdtPr>
        <w:tag w:val="goog_rdk_46"/>
      </w:sdtPr>
      <w:sdtContent>
        <w:p w:rsidR="00000000" w:rsidDel="00000000" w:rsidP="00000000" w:rsidRDefault="00000000" w:rsidRPr="00000000" w14:paraId="000000FD">
          <w:pPr>
            <w:rPr>
              <w:ins w:author="Alix Cecilia Chinchilla Rueda" w:id="6" w:date="2022-09-30T01:31:39Z"/>
              <w:sz w:val="20"/>
              <w:szCs w:val="20"/>
            </w:rPr>
          </w:pPr>
          <w:sdt>
            <w:sdtPr>
              <w:tag w:val="goog_rdk_45"/>
            </w:sdtPr>
            <w:sdtContent>
              <w:ins w:author="Alix Cecilia Chinchilla Rueda" w:id="6" w:date="2022-09-30T01:31:39Z">
                <w:r w:rsidDel="00000000" w:rsidR="00000000" w:rsidRPr="00000000">
                  <w:rPr>
                    <w:rtl w:val="0"/>
                  </w:rPr>
                </w:r>
              </w:ins>
            </w:sdtContent>
          </w:sdt>
        </w:p>
      </w:sdtContent>
    </w:sdt>
    <w:p w:rsidR="00000000" w:rsidDel="00000000" w:rsidP="00000000" w:rsidRDefault="00000000" w:rsidRPr="00000000" w14:paraId="000000FE">
      <w:pPr>
        <w:spacing w:after="120" w:lineRule="auto"/>
        <w:jc w:val="both"/>
        <w:rPr>
          <w:b w:val="1"/>
          <w:color w:val="000000"/>
          <w:sz w:val="20"/>
          <w:szCs w:val="20"/>
        </w:rPr>
      </w:pPr>
      <w:commentRangeEnd w:id="24"/>
      <w:r w:rsidDel="00000000" w:rsidR="00000000" w:rsidRPr="00000000">
        <w:commentReference w:id="24"/>
      </w:r>
      <w:commentRangeEnd w:id="25"/>
      <w:r w:rsidDel="00000000" w:rsidR="00000000" w:rsidRPr="00000000">
        <w:commentReference w:id="25"/>
      </w:r>
      <w:r w:rsidDel="00000000" w:rsidR="00000000" w:rsidRPr="00000000">
        <w:rPr>
          <w:b w:val="1"/>
          <w:color w:val="000000"/>
          <w:sz w:val="20"/>
          <w:szCs w:val="20"/>
          <w:rtl w:val="0"/>
        </w:rPr>
        <w:t xml:space="preserve">C. SÍNTESIS  </w:t>
      </w:r>
    </w:p>
    <w:p w:rsidR="00000000" w:rsidDel="00000000" w:rsidP="00000000" w:rsidRDefault="00000000" w:rsidRPr="00000000" w14:paraId="000000FF">
      <w:pPr>
        <w:spacing w:after="120" w:lineRule="auto"/>
        <w:jc w:val="both"/>
        <w:rPr>
          <w:color w:val="000000"/>
          <w:sz w:val="20"/>
          <w:szCs w:val="20"/>
        </w:rPr>
      </w:pPr>
      <w:r w:rsidDel="00000000" w:rsidR="00000000" w:rsidRPr="00000000">
        <w:rPr>
          <w:color w:val="000000"/>
          <w:sz w:val="20"/>
          <w:szCs w:val="20"/>
          <w:rtl w:val="0"/>
        </w:rPr>
        <w:t xml:space="preserve">A continuación se presenta un mapa conceptual que sintetiza el componente formativo:</w:t>
      </w:r>
    </w:p>
    <w:p w:rsidR="00000000" w:rsidDel="00000000" w:rsidP="00000000" w:rsidRDefault="00000000" w:rsidRPr="00000000" w14:paraId="00000100">
      <w:pP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101">
      <w:pPr>
        <w:spacing w:after="120" w:lineRule="auto"/>
        <w:jc w:val="both"/>
        <w:rPr>
          <w:b w:val="1"/>
          <w:color w:val="000000"/>
          <w:sz w:val="20"/>
          <w:szCs w:val="20"/>
        </w:rPr>
      </w:pPr>
      <w:sdt>
        <w:sdtPr>
          <w:tag w:val="goog_rdk_47"/>
        </w:sdtPr>
        <w:sdtContent>
          <w:commentRangeStart w:id="26"/>
        </w:sdtContent>
      </w:sdt>
      <w:sdt>
        <w:sdtPr>
          <w:tag w:val="goog_rdk_48"/>
        </w:sdtPr>
        <w:sdtContent>
          <w:commentRangeStart w:id="27"/>
        </w:sdtContent>
      </w:sdt>
      <w:r w:rsidDel="00000000" w:rsidR="00000000" w:rsidRPr="00000000">
        <w:rPr>
          <w:b w:val="1"/>
          <w:color w:val="000000"/>
          <w:sz w:val="20"/>
          <w:szCs w:val="20"/>
        </w:rPr>
        <w:drawing>
          <wp:inline distB="0" distT="0" distL="0" distR="0">
            <wp:extent cx="6332220" cy="3383280"/>
            <wp:effectExtent b="0" l="0" r="0" t="0"/>
            <wp:docPr descr="Diagram&#10;&#10;Description automatically generated" id="113" name="image10.png"/>
            <a:graphic>
              <a:graphicData uri="http://schemas.openxmlformats.org/drawingml/2006/picture">
                <pic:pic>
                  <pic:nvPicPr>
                    <pic:cNvPr descr="Diagram&#10;&#10;Description automatically generated" id="0" name="image10.png"/>
                    <pic:cNvPicPr preferRelativeResize="0"/>
                  </pic:nvPicPr>
                  <pic:blipFill>
                    <a:blip r:embed="rId19"/>
                    <a:srcRect b="0" l="0" r="0" t="0"/>
                    <a:stretch>
                      <a:fillRect/>
                    </a:stretch>
                  </pic:blipFill>
                  <pic:spPr>
                    <a:xfrm>
                      <a:off x="0" y="0"/>
                      <a:ext cx="6332220" cy="3383280"/>
                    </a:xfrm>
                    <a:prstGeom prst="rect"/>
                    <a:ln/>
                  </pic:spPr>
                </pic:pic>
              </a:graphicData>
            </a:graphic>
          </wp:inline>
        </w:drawing>
      </w:r>
      <w:commentRangeEnd w:id="26"/>
      <w:r w:rsidDel="00000000" w:rsidR="00000000" w:rsidRPr="00000000">
        <w:commentReference w:id="26"/>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102">
      <w:pPr>
        <w:spacing w:after="120" w:lineRule="auto"/>
        <w:jc w:val="both"/>
        <w:rPr>
          <w:b w:val="1"/>
          <w:color w:val="000000"/>
          <w:sz w:val="20"/>
          <w:szCs w:val="20"/>
        </w:rPr>
      </w:pPr>
      <w:r w:rsidDel="00000000" w:rsidR="00000000" w:rsidRPr="00000000">
        <w:rPr>
          <w:b w:val="1"/>
          <w:color w:val="000000"/>
          <w:sz w:val="20"/>
          <w:szCs w:val="20"/>
          <w:rtl w:val="0"/>
        </w:rPr>
        <w:t xml:space="preserve"> </w:t>
      </w:r>
    </w:p>
    <w:p w:rsidR="00000000" w:rsidDel="00000000" w:rsidP="00000000" w:rsidRDefault="00000000" w:rsidRPr="00000000" w14:paraId="00000103">
      <w:pP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104">
      <w:pPr>
        <w:rPr>
          <w:b w:val="1"/>
          <w:color w:val="000000"/>
          <w:sz w:val="20"/>
          <w:szCs w:val="20"/>
        </w:rPr>
      </w:pPr>
      <w:r w:rsidDel="00000000" w:rsidR="00000000" w:rsidRPr="00000000">
        <w:rPr>
          <w:color w:val="000000"/>
          <w:sz w:val="20"/>
          <w:szCs w:val="20"/>
          <w:rtl w:val="0"/>
        </w:rPr>
        <w:t xml:space="preserve">D.  </w:t>
      </w:r>
      <w:r w:rsidDel="00000000" w:rsidR="00000000" w:rsidRPr="00000000">
        <w:rPr>
          <w:b w:val="1"/>
          <w:color w:val="000000"/>
          <w:sz w:val="20"/>
          <w:szCs w:val="20"/>
          <w:rtl w:val="0"/>
        </w:rPr>
        <w:t xml:space="preserve">ACTIVIDADES DIDÁCTICAS </w:t>
      </w:r>
    </w:p>
    <w:tbl>
      <w:tblPr>
        <w:tblStyle w:val="Table13"/>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05">
            <w:pPr>
              <w:spacing w:after="120" w:lineRule="auto"/>
              <w:jc w:val="center"/>
              <w:rPr>
                <w:color w:val="000000"/>
                <w:sz w:val="20"/>
                <w:szCs w:val="20"/>
              </w:rPr>
            </w:pPr>
            <w:r w:rsidDel="00000000" w:rsidR="00000000" w:rsidRPr="00000000">
              <w:rPr>
                <w:color w:val="000000"/>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107">
            <w:pPr>
              <w:spacing w:after="120" w:lineRule="auto"/>
              <w:rPr>
                <w:color w:val="000000"/>
                <w:sz w:val="20"/>
                <w:szCs w:val="20"/>
              </w:rPr>
            </w:pPr>
            <w:r w:rsidDel="00000000" w:rsidR="00000000" w:rsidRPr="00000000">
              <w:rPr>
                <w:color w:val="000000"/>
                <w:sz w:val="20"/>
                <w:szCs w:val="20"/>
                <w:rtl w:val="0"/>
              </w:rPr>
              <w:t xml:space="preserve">Nombre de la Actividad</w:t>
            </w:r>
          </w:p>
        </w:tc>
        <w:tc>
          <w:tcPr>
            <w:shd w:fill="auto" w:val="clear"/>
            <w:vAlign w:val="center"/>
          </w:tcPr>
          <w:p w:rsidR="00000000" w:rsidDel="00000000" w:rsidP="00000000" w:rsidRDefault="00000000" w:rsidRPr="00000000" w14:paraId="00000108">
            <w:pPr>
              <w:spacing w:after="120" w:lineRule="auto"/>
              <w:rPr>
                <w:color w:val="000000"/>
                <w:sz w:val="20"/>
                <w:szCs w:val="20"/>
              </w:rPr>
            </w:pPr>
            <w:r w:rsidDel="00000000" w:rsidR="00000000" w:rsidRPr="00000000">
              <w:rPr>
                <w:color w:val="000000"/>
                <w:sz w:val="20"/>
                <w:szCs w:val="20"/>
                <w:rtl w:val="0"/>
              </w:rPr>
              <w:t xml:space="preserve">Inseminación artificial en especies bovinas </w:t>
            </w:r>
          </w:p>
        </w:tc>
      </w:tr>
      <w:tr>
        <w:trPr>
          <w:cantSplit w:val="0"/>
          <w:trHeight w:val="806" w:hRule="atLeast"/>
          <w:tblHeader w:val="0"/>
        </w:trPr>
        <w:tc>
          <w:tcPr>
            <w:shd w:fill="fac896" w:val="clear"/>
            <w:vAlign w:val="center"/>
          </w:tcPr>
          <w:p w:rsidR="00000000" w:rsidDel="00000000" w:rsidP="00000000" w:rsidRDefault="00000000" w:rsidRPr="00000000" w14:paraId="00000109">
            <w:pPr>
              <w:spacing w:after="120" w:lineRule="auto"/>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10A">
            <w:pPr>
              <w:spacing w:after="120" w:lineRule="auto"/>
              <w:rPr>
                <w:color w:val="000000"/>
                <w:sz w:val="20"/>
                <w:szCs w:val="20"/>
              </w:rPr>
            </w:pPr>
            <w:r w:rsidDel="00000000" w:rsidR="00000000" w:rsidRPr="00000000">
              <w:rPr>
                <w:color w:val="000000"/>
                <w:sz w:val="20"/>
                <w:szCs w:val="20"/>
                <w:rtl w:val="0"/>
              </w:rPr>
              <w:t xml:space="preserve">Reconocer las características de la inseminación artificial en especies pecuarias a través de los criterios técnicos, para aplicarlo en la práctica. </w:t>
            </w:r>
          </w:p>
        </w:tc>
      </w:tr>
      <w:tr>
        <w:trPr>
          <w:cantSplit w:val="0"/>
          <w:trHeight w:val="806" w:hRule="atLeast"/>
          <w:tblHeader w:val="0"/>
        </w:trPr>
        <w:tc>
          <w:tcPr>
            <w:shd w:fill="fac896" w:val="clear"/>
            <w:vAlign w:val="center"/>
          </w:tcPr>
          <w:p w:rsidR="00000000" w:rsidDel="00000000" w:rsidP="00000000" w:rsidRDefault="00000000" w:rsidRPr="00000000" w14:paraId="0000010B">
            <w:pPr>
              <w:spacing w:after="120" w:lineRule="auto"/>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10C">
            <w:pPr>
              <w:spacing w:after="120" w:lineRule="auto"/>
              <w:rPr>
                <w:color w:val="000000"/>
                <w:sz w:val="20"/>
                <w:szCs w:val="20"/>
              </w:rPr>
            </w:pPr>
            <w:bookmarkStart w:colFirst="0" w:colLast="0" w:name="_heading=h.26in1rg" w:id="1"/>
            <w:bookmarkEnd w:id="1"/>
            <w:r w:rsidDel="00000000" w:rsidR="00000000" w:rsidRPr="00000000">
              <w:rPr>
                <w:color w:val="000000"/>
                <w:sz w:val="20"/>
                <w:szCs w:val="20"/>
                <w:rtl w:val="0"/>
              </w:rPr>
              <w:t xml:space="preserve">Relacionar conceptos </w:t>
            </w:r>
          </w:p>
        </w:tc>
      </w:tr>
      <w:tr>
        <w:trPr>
          <w:cantSplit w:val="0"/>
          <w:trHeight w:val="806" w:hRule="atLeast"/>
          <w:tblHeader w:val="0"/>
        </w:trPr>
        <w:tc>
          <w:tcPr>
            <w:shd w:fill="fac896" w:val="clear"/>
            <w:vAlign w:val="center"/>
          </w:tcPr>
          <w:p w:rsidR="00000000" w:rsidDel="00000000" w:rsidP="00000000" w:rsidRDefault="00000000" w:rsidRPr="00000000" w14:paraId="0000010D">
            <w:pPr>
              <w:spacing w:after="120" w:lineRule="auto"/>
              <w:rPr>
                <w:color w:val="000000"/>
                <w:sz w:val="20"/>
                <w:szCs w:val="20"/>
              </w:rPr>
            </w:pPr>
            <w:r w:rsidDel="00000000" w:rsidR="00000000" w:rsidRPr="00000000">
              <w:rPr>
                <w:color w:val="000000"/>
                <w:sz w:val="20"/>
                <w:szCs w:val="20"/>
                <w:rtl w:val="0"/>
              </w:rPr>
              <w:t xml:space="preserve">Archivo de la actividad </w:t>
            </w:r>
          </w:p>
          <w:p w:rsidR="00000000" w:rsidDel="00000000" w:rsidP="00000000" w:rsidRDefault="00000000" w:rsidRPr="00000000" w14:paraId="0000010E">
            <w:pPr>
              <w:spacing w:after="120" w:lineRule="auto"/>
              <w:rPr>
                <w:color w:val="000000"/>
                <w:sz w:val="20"/>
                <w:szCs w:val="20"/>
              </w:rPr>
            </w:pPr>
            <w:r w:rsidDel="00000000" w:rsidR="00000000" w:rsidRPr="00000000">
              <w:rPr>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10F">
            <w:pPr>
              <w:spacing w:after="120" w:lineRule="auto"/>
              <w:rPr>
                <w:color w:val="000000"/>
                <w:sz w:val="20"/>
                <w:szCs w:val="20"/>
              </w:rPr>
            </w:pPr>
            <w:r w:rsidDel="00000000" w:rsidR="00000000" w:rsidRPr="00000000">
              <w:rPr>
                <w:sz w:val="20"/>
                <w:szCs w:val="20"/>
                <w:rtl w:val="0"/>
              </w:rPr>
              <w:t xml:space="preserve">CF017_Actividad Didáctica</w:t>
            </w:r>
            <w:r w:rsidDel="00000000" w:rsidR="00000000" w:rsidRPr="00000000">
              <w:rPr>
                <w:rtl w:val="0"/>
              </w:rPr>
            </w:r>
          </w:p>
        </w:tc>
      </w:tr>
    </w:tbl>
    <w:p w:rsidR="00000000" w:rsidDel="00000000" w:rsidP="00000000" w:rsidRDefault="00000000" w:rsidRPr="00000000" w14:paraId="00000110">
      <w:pPr>
        <w:rPr>
          <w:sz w:val="20"/>
          <w:szCs w:val="20"/>
        </w:rPr>
      </w:pPr>
      <w:r w:rsidDel="00000000" w:rsidR="00000000" w:rsidRPr="00000000">
        <w:rPr>
          <w:rtl w:val="0"/>
        </w:rPr>
      </w:r>
    </w:p>
    <w:p w:rsidR="00000000" w:rsidDel="00000000" w:rsidP="00000000" w:rsidRDefault="00000000" w:rsidRPr="00000000" w14:paraId="00000111">
      <w:pPr>
        <w:rPr>
          <w:sz w:val="20"/>
          <w:szCs w:val="20"/>
        </w:rPr>
      </w:pPr>
      <w:r w:rsidDel="00000000" w:rsidR="00000000" w:rsidRPr="00000000">
        <w:rPr>
          <w:rtl w:val="0"/>
        </w:rPr>
      </w:r>
    </w:p>
    <w:p w:rsidR="00000000" w:rsidDel="00000000" w:rsidP="00000000" w:rsidRDefault="00000000" w:rsidRPr="00000000" w14:paraId="00000112">
      <w:pPr>
        <w:rPr>
          <w:b w:val="1"/>
          <w:sz w:val="20"/>
          <w:szCs w:val="20"/>
        </w:rPr>
      </w:pPr>
      <w:r w:rsidDel="00000000" w:rsidR="00000000" w:rsidRPr="00000000">
        <w:rPr>
          <w:b w:val="1"/>
          <w:sz w:val="20"/>
          <w:szCs w:val="20"/>
          <w:rtl w:val="0"/>
        </w:rPr>
        <w:t xml:space="preserve">H. REFERENCIAS BIBLIOGRÁFICAS</w:t>
      </w:r>
    </w:p>
    <w:p w:rsidR="00000000" w:rsidDel="00000000" w:rsidP="00000000" w:rsidRDefault="00000000" w:rsidRPr="00000000" w14:paraId="00000113">
      <w:pPr>
        <w:rPr>
          <w:b w:val="1"/>
          <w:sz w:val="20"/>
          <w:szCs w:val="20"/>
        </w:rPr>
      </w:pPr>
      <w:r w:rsidDel="00000000" w:rsidR="00000000" w:rsidRPr="00000000">
        <w:rPr>
          <w:rtl w:val="0"/>
        </w:rPr>
      </w:r>
    </w:p>
    <w:p w:rsidR="00000000" w:rsidDel="00000000" w:rsidP="00000000" w:rsidRDefault="00000000" w:rsidRPr="00000000" w14:paraId="00000114">
      <w:pPr>
        <w:rPr>
          <w:b w:val="1"/>
          <w:color w:val="000000"/>
          <w:sz w:val="20"/>
          <w:szCs w:val="20"/>
        </w:rPr>
      </w:pPr>
      <w:r w:rsidDel="00000000" w:rsidR="00000000" w:rsidRPr="00000000">
        <w:rPr>
          <w:sz w:val="20"/>
          <w:szCs w:val="20"/>
          <w:rtl w:val="0"/>
        </w:rPr>
        <w:t xml:space="preserve">Genética bovina Colombiana (s.f.). </w:t>
      </w:r>
      <w:r w:rsidDel="00000000" w:rsidR="00000000" w:rsidRPr="00000000">
        <w:rPr>
          <w:i w:val="1"/>
          <w:sz w:val="20"/>
          <w:szCs w:val="20"/>
          <w:rtl w:val="0"/>
        </w:rPr>
        <w:t xml:space="preserve">Cómo se hace la IAFT. </w:t>
      </w:r>
      <w:r w:rsidDel="00000000" w:rsidR="00000000" w:rsidRPr="00000000">
        <w:rPr>
          <w:sz w:val="20"/>
          <w:szCs w:val="20"/>
          <w:rtl w:val="0"/>
        </w:rPr>
        <w:t xml:space="preserve"> </w:t>
      </w:r>
      <w:hyperlink r:id="rId20">
        <w:r w:rsidDel="00000000" w:rsidR="00000000" w:rsidRPr="00000000">
          <w:rPr>
            <w:color w:val="0000ff"/>
            <w:sz w:val="20"/>
            <w:szCs w:val="20"/>
            <w:u w:val="single"/>
            <w:rtl w:val="0"/>
          </w:rPr>
          <w:t xml:space="preserve">https://revistageneticabovina.com/biotecnologia/iatf-3/</w:t>
        </w:r>
      </w:hyperlink>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115">
      <w:pPr>
        <w:rPr>
          <w:b w:val="1"/>
          <w:color w:val="000000"/>
          <w:sz w:val="20"/>
          <w:szCs w:val="20"/>
        </w:rPr>
      </w:pPr>
      <w:r w:rsidDel="00000000" w:rsidR="00000000" w:rsidRPr="00000000">
        <w:rPr>
          <w:rtl w:val="0"/>
        </w:rPr>
      </w:r>
    </w:p>
    <w:p w:rsidR="00000000" w:rsidDel="00000000" w:rsidP="00000000" w:rsidRDefault="00000000" w:rsidRPr="00000000" w14:paraId="00000116">
      <w:pPr>
        <w:numPr>
          <w:ilvl w:val="0"/>
          <w:numId w:val="5"/>
        </w:numPr>
        <w:pBdr>
          <w:top w:space="0" w:sz="0" w:val="nil"/>
          <w:left w:space="0" w:sz="0" w:val="nil"/>
          <w:bottom w:space="0" w:sz="0" w:val="nil"/>
          <w:right w:space="0" w:sz="0" w:val="nil"/>
          <w:between w:space="0" w:sz="0" w:val="nil"/>
        </w:pBdr>
        <w:ind w:left="720" w:hanging="720"/>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117">
      <w:pPr>
        <w:rPr>
          <w:b w:val="1"/>
          <w:color w:val="000000"/>
          <w:sz w:val="20"/>
          <w:szCs w:val="20"/>
        </w:rPr>
      </w:pPr>
      <w:r w:rsidDel="00000000" w:rsidR="00000000" w:rsidRPr="00000000">
        <w:rPr>
          <w:rtl w:val="0"/>
        </w:rPr>
      </w:r>
    </w:p>
    <w:tbl>
      <w:tblPr>
        <w:tblStyle w:val="Table14"/>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840"/>
        <w:gridCol w:w="2976"/>
        <w:gridCol w:w="1888"/>
        <w:tblGridChange w:id="0">
          <w:tblGrid>
            <w:gridCol w:w="1272"/>
            <w:gridCol w:w="1991"/>
            <w:gridCol w:w="1840"/>
            <w:gridCol w:w="2976"/>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18">
            <w:pPr>
              <w:spacing w:after="120" w:lineRule="auto"/>
              <w:rPr>
                <w:color w:val="000000"/>
                <w:sz w:val="20"/>
                <w:szCs w:val="20"/>
              </w:rPr>
            </w:pPr>
            <w:r w:rsidDel="00000000" w:rsidR="00000000" w:rsidRPr="00000000">
              <w:rPr>
                <w:rtl w:val="0"/>
              </w:rPr>
            </w:r>
          </w:p>
        </w:tc>
        <w:tc>
          <w:tcPr>
            <w:vAlign w:val="center"/>
          </w:tcPr>
          <w:p w:rsidR="00000000" w:rsidDel="00000000" w:rsidP="00000000" w:rsidRDefault="00000000" w:rsidRPr="00000000" w14:paraId="00000119">
            <w:pPr>
              <w:spacing w:after="120" w:lineRule="auto"/>
              <w:jc w:val="center"/>
              <w:rPr>
                <w:color w:val="000000"/>
                <w:sz w:val="20"/>
                <w:szCs w:val="20"/>
              </w:rPr>
            </w:pPr>
            <w:r w:rsidDel="00000000" w:rsidR="00000000" w:rsidRPr="00000000">
              <w:rPr>
                <w:color w:val="000000"/>
                <w:sz w:val="20"/>
                <w:szCs w:val="20"/>
                <w:rtl w:val="0"/>
              </w:rPr>
              <w:t xml:space="preserve">Nombre</w:t>
            </w:r>
          </w:p>
        </w:tc>
        <w:tc>
          <w:tcPr>
            <w:vAlign w:val="center"/>
          </w:tcPr>
          <w:p w:rsidR="00000000" w:rsidDel="00000000" w:rsidP="00000000" w:rsidRDefault="00000000" w:rsidRPr="00000000" w14:paraId="0000011A">
            <w:pPr>
              <w:spacing w:after="120" w:lineRule="auto"/>
              <w:jc w:val="center"/>
              <w:rPr>
                <w:color w:val="000000"/>
                <w:sz w:val="20"/>
                <w:szCs w:val="20"/>
              </w:rPr>
            </w:pPr>
            <w:r w:rsidDel="00000000" w:rsidR="00000000" w:rsidRPr="00000000">
              <w:rPr>
                <w:color w:val="000000"/>
                <w:sz w:val="20"/>
                <w:szCs w:val="20"/>
                <w:rtl w:val="0"/>
              </w:rPr>
              <w:t xml:space="preserve">Cargo</w:t>
            </w:r>
          </w:p>
        </w:tc>
        <w:tc>
          <w:tcPr>
            <w:vAlign w:val="center"/>
          </w:tcPr>
          <w:p w:rsidR="00000000" w:rsidDel="00000000" w:rsidP="00000000" w:rsidRDefault="00000000" w:rsidRPr="00000000" w14:paraId="0000011B">
            <w:pPr>
              <w:spacing w:after="120" w:lineRule="auto"/>
              <w:jc w:val="center"/>
              <w:rPr>
                <w:color w:val="000000"/>
                <w:sz w:val="20"/>
                <w:szCs w:val="20"/>
              </w:rPr>
            </w:pPr>
            <w:r w:rsidDel="00000000" w:rsidR="00000000" w:rsidRPr="00000000">
              <w:rPr>
                <w:color w:val="000000"/>
                <w:sz w:val="20"/>
                <w:szCs w:val="20"/>
                <w:rtl w:val="0"/>
              </w:rPr>
              <w:t xml:space="preserve">Dependencia</w:t>
            </w:r>
          </w:p>
        </w:tc>
        <w:tc>
          <w:tcPr>
            <w:vAlign w:val="center"/>
          </w:tcPr>
          <w:p w:rsidR="00000000" w:rsidDel="00000000" w:rsidP="00000000" w:rsidRDefault="00000000" w:rsidRPr="00000000" w14:paraId="0000011C">
            <w:pPr>
              <w:spacing w:after="120" w:lineRule="auto"/>
              <w:jc w:val="center"/>
              <w:rPr>
                <w:color w:val="000000"/>
                <w:sz w:val="20"/>
                <w:szCs w:val="20"/>
              </w:rPr>
            </w:pPr>
            <w:r w:rsidDel="00000000" w:rsidR="00000000" w:rsidRPr="00000000">
              <w:rPr>
                <w:color w:val="000000"/>
                <w:sz w:val="20"/>
                <w:szCs w:val="20"/>
                <w:rtl w:val="0"/>
              </w:rPr>
              <w:t xml:space="preserve">Fecha</w:t>
            </w:r>
          </w:p>
        </w:tc>
      </w:tr>
      <w:tr>
        <w:trPr>
          <w:cantSplit w:val="0"/>
          <w:trHeight w:val="340" w:hRule="atLeast"/>
          <w:tblHeader w:val="0"/>
        </w:trPr>
        <w:tc>
          <w:tcPr>
            <w:vMerge w:val="restart"/>
            <w:vAlign w:val="center"/>
          </w:tcPr>
          <w:p w:rsidR="00000000" w:rsidDel="00000000" w:rsidP="00000000" w:rsidRDefault="00000000" w:rsidRPr="00000000" w14:paraId="0000011D">
            <w:pPr>
              <w:spacing w:after="120" w:lineRule="auto"/>
              <w:jc w:val="center"/>
              <w:rPr>
                <w:color w:val="000000"/>
                <w:sz w:val="20"/>
                <w:szCs w:val="20"/>
              </w:rPr>
            </w:pPr>
            <w:r w:rsidDel="00000000" w:rsidR="00000000" w:rsidRPr="00000000">
              <w:rPr>
                <w:color w:val="000000"/>
                <w:sz w:val="20"/>
                <w:szCs w:val="20"/>
                <w:rtl w:val="0"/>
              </w:rPr>
              <w:t xml:space="preserve">Autor</w:t>
            </w:r>
            <w:r w:rsidDel="00000000" w:rsidR="00000000" w:rsidRPr="00000000">
              <w:rPr>
                <w:rtl w:val="0"/>
              </w:rPr>
              <w:t xml:space="preserve">     </w:t>
            </w:r>
            <w:r w:rsidDel="00000000" w:rsidR="00000000" w:rsidRPr="00000000">
              <w:rPr>
                <w:color w:val="000000"/>
                <w:sz w:val="20"/>
                <w:szCs w:val="20"/>
                <w:rtl w:val="0"/>
              </w:rPr>
              <w:t xml:space="preserve">(es)</w:t>
            </w:r>
          </w:p>
        </w:tc>
        <w:tc>
          <w:tcPr>
            <w:shd w:fill="auto" w:val="clear"/>
            <w:vAlign w:val="center"/>
          </w:tcPr>
          <w:p w:rsidR="00000000" w:rsidDel="00000000" w:rsidP="00000000" w:rsidRDefault="00000000" w:rsidRPr="00000000" w14:paraId="0000011E">
            <w:pPr>
              <w:spacing w:after="120" w:lineRule="auto"/>
              <w:rPr>
                <w:color w:val="000000"/>
                <w:sz w:val="20"/>
                <w:szCs w:val="20"/>
              </w:rPr>
            </w:pPr>
            <w:r w:rsidDel="00000000" w:rsidR="00000000" w:rsidRPr="00000000">
              <w:rPr>
                <w:color w:val="000000"/>
                <w:sz w:val="20"/>
                <w:szCs w:val="20"/>
                <w:rtl w:val="0"/>
              </w:rPr>
              <w:t xml:space="preserve">Juan Manuel Loaiza Trujillo</w:t>
            </w:r>
          </w:p>
        </w:tc>
        <w:tc>
          <w:tcPr>
            <w:shd w:fill="auto" w:val="clear"/>
            <w:vAlign w:val="center"/>
          </w:tcPr>
          <w:p w:rsidR="00000000" w:rsidDel="00000000" w:rsidP="00000000" w:rsidRDefault="00000000" w:rsidRPr="00000000" w14:paraId="0000011F">
            <w:pPr>
              <w:spacing w:after="120" w:lineRule="auto"/>
              <w:rPr>
                <w:color w:val="000000"/>
                <w:sz w:val="20"/>
                <w:szCs w:val="20"/>
              </w:rPr>
            </w:pPr>
            <w:r w:rsidDel="00000000" w:rsidR="00000000" w:rsidRPr="00000000">
              <w:rPr>
                <w:color w:val="000000"/>
                <w:sz w:val="20"/>
                <w:szCs w:val="20"/>
                <w:rtl w:val="0"/>
              </w:rPr>
              <w:t xml:space="preserve">Experto instruccional </w:t>
            </w:r>
          </w:p>
        </w:tc>
        <w:tc>
          <w:tcPr>
            <w:shd w:fill="auto" w:val="clear"/>
            <w:vAlign w:val="center"/>
          </w:tcPr>
          <w:p w:rsidR="00000000" w:rsidDel="00000000" w:rsidP="00000000" w:rsidRDefault="00000000" w:rsidRPr="00000000" w14:paraId="00000120">
            <w:pPr>
              <w:spacing w:after="120" w:lineRule="auto"/>
              <w:rPr>
                <w:color w:val="000000"/>
                <w:sz w:val="20"/>
                <w:szCs w:val="20"/>
              </w:rPr>
            </w:pPr>
            <w:r w:rsidDel="00000000" w:rsidR="00000000" w:rsidRPr="00000000">
              <w:rPr>
                <w:color w:val="000000"/>
                <w:sz w:val="20"/>
                <w:szCs w:val="20"/>
                <w:rtl w:val="0"/>
              </w:rPr>
              <w:t xml:space="preserve">Sena centro latinoamericano de especies menores Tuluá </w:t>
            </w:r>
          </w:p>
        </w:tc>
        <w:tc>
          <w:tcPr>
            <w:shd w:fill="auto" w:val="clear"/>
            <w:vAlign w:val="center"/>
          </w:tcPr>
          <w:p w:rsidR="00000000" w:rsidDel="00000000" w:rsidP="00000000" w:rsidRDefault="00000000" w:rsidRPr="00000000" w14:paraId="00000121">
            <w:pPr>
              <w:spacing w:after="120" w:lineRule="auto"/>
              <w:rPr>
                <w:color w:val="000000"/>
                <w:sz w:val="20"/>
                <w:szCs w:val="20"/>
              </w:rPr>
            </w:pPr>
            <w:r w:rsidDel="00000000" w:rsidR="00000000" w:rsidRPr="00000000">
              <w:rPr>
                <w:color w:val="000000"/>
                <w:sz w:val="20"/>
                <w:szCs w:val="20"/>
                <w:rtl w:val="0"/>
              </w:rPr>
              <w:t xml:space="preserve">Octubre 2021</w:t>
            </w:r>
          </w:p>
        </w:tc>
      </w:tr>
      <w:tr>
        <w:trPr>
          <w:cantSplit w:val="0"/>
          <w:trHeight w:val="340" w:hRule="atLeast"/>
          <w:tblHeader w:val="0"/>
        </w:trPr>
        <w:tc>
          <w:tcPr>
            <w:vMerge w:val="continue"/>
            <w:vAlign w:val="center"/>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23">
            <w:pPr>
              <w:spacing w:after="120" w:lineRule="auto"/>
              <w:rPr>
                <w:color w:val="000000"/>
                <w:sz w:val="20"/>
                <w:szCs w:val="20"/>
              </w:rPr>
            </w:pPr>
            <w:r w:rsidDel="00000000" w:rsidR="00000000" w:rsidRPr="00000000">
              <w:rPr>
                <w:color w:val="000000"/>
                <w:sz w:val="20"/>
                <w:szCs w:val="20"/>
                <w:rtl w:val="0"/>
              </w:rPr>
              <w:t xml:space="preserve">Angela María Zapata Guzmán</w:t>
            </w:r>
          </w:p>
        </w:tc>
        <w:tc>
          <w:tcPr>
            <w:shd w:fill="auto" w:val="clear"/>
            <w:vAlign w:val="center"/>
          </w:tcPr>
          <w:p w:rsidR="00000000" w:rsidDel="00000000" w:rsidP="00000000" w:rsidRDefault="00000000" w:rsidRPr="00000000" w14:paraId="00000124">
            <w:pPr>
              <w:spacing w:after="120" w:lineRule="auto"/>
              <w:rPr>
                <w:color w:val="000000"/>
                <w:sz w:val="20"/>
                <w:szCs w:val="20"/>
              </w:rPr>
            </w:pPr>
            <w:r w:rsidDel="00000000" w:rsidR="00000000" w:rsidRPr="00000000">
              <w:rPr>
                <w:color w:val="000000"/>
                <w:sz w:val="20"/>
                <w:szCs w:val="20"/>
                <w:rtl w:val="0"/>
              </w:rPr>
              <w:t xml:space="preserve">Diseñadora Instruccional </w:t>
            </w:r>
          </w:p>
        </w:tc>
        <w:tc>
          <w:tcPr>
            <w:shd w:fill="auto" w:val="clear"/>
            <w:vAlign w:val="center"/>
          </w:tcPr>
          <w:p w:rsidR="00000000" w:rsidDel="00000000" w:rsidP="00000000" w:rsidRDefault="00000000" w:rsidRPr="00000000" w14:paraId="00000125">
            <w:pPr>
              <w:spacing w:after="120" w:lineRule="auto"/>
              <w:rPr>
                <w:color w:val="000000"/>
                <w:sz w:val="20"/>
                <w:szCs w:val="20"/>
              </w:rPr>
            </w:pPr>
            <w:r w:rsidDel="00000000" w:rsidR="00000000" w:rsidRPr="00000000">
              <w:rPr>
                <w:color w:val="000000"/>
                <w:sz w:val="20"/>
                <w:szCs w:val="20"/>
                <w:rtl w:val="0"/>
              </w:rPr>
              <w:t xml:space="preserve">Ecosistema</w:t>
            </w:r>
          </w:p>
        </w:tc>
        <w:tc>
          <w:tcPr>
            <w:shd w:fill="auto" w:val="clear"/>
            <w:vAlign w:val="center"/>
          </w:tcPr>
          <w:p w:rsidR="00000000" w:rsidDel="00000000" w:rsidP="00000000" w:rsidRDefault="00000000" w:rsidRPr="00000000" w14:paraId="00000126">
            <w:pPr>
              <w:spacing w:after="120" w:lineRule="auto"/>
              <w:rPr>
                <w:color w:val="000000"/>
                <w:sz w:val="20"/>
                <w:szCs w:val="20"/>
              </w:rPr>
            </w:pPr>
            <w:r w:rsidDel="00000000" w:rsidR="00000000" w:rsidRPr="00000000">
              <w:rPr>
                <w:color w:val="000000"/>
                <w:sz w:val="20"/>
                <w:szCs w:val="20"/>
                <w:rtl w:val="0"/>
              </w:rPr>
              <w:t xml:space="preserve">Enero de 2022</w:t>
            </w:r>
          </w:p>
        </w:tc>
      </w:tr>
      <w:tr>
        <w:trPr>
          <w:cantSplit w:val="0"/>
          <w:trHeight w:val="340" w:hRule="atLeast"/>
          <w:tblHeader w:val="0"/>
        </w:trPr>
        <w:tc>
          <w:tcPr>
            <w:vMerge w:val="continue"/>
            <w:vAlign w:val="center"/>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28">
            <w:pPr>
              <w:spacing w:after="120" w:lineRule="auto"/>
              <w:rPr>
                <w:color w:val="000000"/>
                <w:sz w:val="20"/>
                <w:szCs w:val="20"/>
              </w:rPr>
            </w:pPr>
            <w:r w:rsidDel="00000000" w:rsidR="00000000" w:rsidRPr="00000000">
              <w:rPr>
                <w:color w:val="181818"/>
                <w:sz w:val="20"/>
                <w:szCs w:val="20"/>
                <w:rtl w:val="0"/>
              </w:rPr>
              <w:t xml:space="preserve">Ana Catalina Córdoba Sus</w:t>
            </w:r>
            <w:r w:rsidDel="00000000" w:rsidR="00000000" w:rsidRPr="00000000">
              <w:rPr>
                <w:rtl w:val="0"/>
              </w:rPr>
            </w:r>
          </w:p>
        </w:tc>
        <w:tc>
          <w:tcPr>
            <w:shd w:fill="auto" w:val="clear"/>
            <w:vAlign w:val="center"/>
          </w:tcPr>
          <w:p w:rsidR="00000000" w:rsidDel="00000000" w:rsidP="00000000" w:rsidRDefault="00000000" w:rsidRPr="00000000" w14:paraId="00000129">
            <w:pPr>
              <w:spacing w:after="120" w:lineRule="auto"/>
              <w:rPr>
                <w:color w:val="000000"/>
                <w:sz w:val="20"/>
                <w:szCs w:val="20"/>
              </w:rPr>
            </w:pPr>
            <w:r w:rsidDel="00000000" w:rsidR="00000000" w:rsidRPr="00000000">
              <w:rPr>
                <w:color w:val="181818"/>
                <w:sz w:val="20"/>
                <w:szCs w:val="20"/>
                <w:rtl w:val="0"/>
              </w:rPr>
              <w:t xml:space="preserve">Diseñadora Instruccional - Metodóloga para la formación virtual</w:t>
            </w:r>
            <w:r w:rsidDel="00000000" w:rsidR="00000000" w:rsidRPr="00000000">
              <w:rPr>
                <w:rtl w:val="0"/>
              </w:rPr>
            </w:r>
          </w:p>
        </w:tc>
        <w:tc>
          <w:tcPr>
            <w:shd w:fill="auto" w:val="clear"/>
            <w:vAlign w:val="center"/>
          </w:tcPr>
          <w:p w:rsidR="00000000" w:rsidDel="00000000" w:rsidP="00000000" w:rsidRDefault="00000000" w:rsidRPr="00000000" w14:paraId="0000012A">
            <w:pPr>
              <w:spacing w:after="120" w:lineRule="auto"/>
              <w:rPr>
                <w:color w:val="000000"/>
                <w:sz w:val="20"/>
                <w:szCs w:val="20"/>
              </w:rPr>
            </w:pPr>
            <w:r w:rsidDel="00000000" w:rsidR="00000000" w:rsidRPr="00000000">
              <w:rPr>
                <w:color w:val="181818"/>
                <w:sz w:val="20"/>
                <w:szCs w:val="20"/>
                <w:rtl w:val="0"/>
              </w:rPr>
              <w:t xml:space="preserve">Regional Distrito Capital – Centro de Diseño y Metrología.</w:t>
            </w:r>
            <w:r w:rsidDel="00000000" w:rsidR="00000000" w:rsidRPr="00000000">
              <w:rPr>
                <w:rtl w:val="0"/>
              </w:rPr>
            </w:r>
          </w:p>
        </w:tc>
        <w:tc>
          <w:tcPr>
            <w:shd w:fill="auto" w:val="clear"/>
            <w:vAlign w:val="center"/>
          </w:tcPr>
          <w:p w:rsidR="00000000" w:rsidDel="00000000" w:rsidP="00000000" w:rsidRDefault="00000000" w:rsidRPr="00000000" w14:paraId="0000012B">
            <w:pPr>
              <w:spacing w:after="120" w:lineRule="auto"/>
              <w:rPr>
                <w:color w:val="000000"/>
                <w:sz w:val="20"/>
                <w:szCs w:val="20"/>
              </w:rPr>
            </w:pPr>
            <w:r w:rsidDel="00000000" w:rsidR="00000000" w:rsidRPr="00000000">
              <w:rPr>
                <w:color w:val="181818"/>
                <w:sz w:val="20"/>
                <w:szCs w:val="20"/>
                <w:rtl w:val="0"/>
              </w:rPr>
              <w:t xml:space="preserve">Febrero 2022</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12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2D">
            <w:pPr>
              <w:spacing w:after="120" w:lineRule="auto"/>
              <w:rPr>
                <w:color w:val="181818"/>
                <w:sz w:val="20"/>
                <w:szCs w:val="20"/>
              </w:rPr>
            </w:pPr>
            <w:r w:rsidDel="00000000" w:rsidR="00000000" w:rsidRPr="00000000">
              <w:rPr>
                <w:color w:val="181818"/>
                <w:sz w:val="20"/>
                <w:szCs w:val="20"/>
                <w:rtl w:val="0"/>
              </w:rPr>
              <w:t xml:space="preserve">Darío González</w:t>
            </w:r>
          </w:p>
        </w:tc>
        <w:tc>
          <w:tcPr>
            <w:shd w:fill="auto" w:val="clear"/>
            <w:vAlign w:val="center"/>
          </w:tcPr>
          <w:p w:rsidR="00000000" w:rsidDel="00000000" w:rsidP="00000000" w:rsidRDefault="00000000" w:rsidRPr="00000000" w14:paraId="0000012E">
            <w:pPr>
              <w:spacing w:after="120" w:lineRule="auto"/>
              <w:rPr>
                <w:color w:val="181818"/>
                <w:sz w:val="20"/>
                <w:szCs w:val="20"/>
              </w:rPr>
            </w:pPr>
            <w:r w:rsidDel="00000000" w:rsidR="00000000" w:rsidRPr="00000000">
              <w:rPr>
                <w:color w:val="181818"/>
                <w:sz w:val="20"/>
                <w:szCs w:val="20"/>
                <w:rtl w:val="0"/>
              </w:rPr>
              <w:t xml:space="preserve">Corrección de estilo</w:t>
            </w:r>
          </w:p>
        </w:tc>
        <w:tc>
          <w:tcPr>
            <w:shd w:fill="auto" w:val="clear"/>
            <w:vAlign w:val="center"/>
          </w:tcPr>
          <w:p w:rsidR="00000000" w:rsidDel="00000000" w:rsidP="00000000" w:rsidRDefault="00000000" w:rsidRPr="00000000" w14:paraId="0000012F">
            <w:pPr>
              <w:spacing w:after="120" w:lineRule="auto"/>
              <w:rPr>
                <w:color w:val="181818"/>
                <w:sz w:val="20"/>
                <w:szCs w:val="20"/>
              </w:rPr>
            </w:pPr>
            <w:r w:rsidDel="00000000" w:rsidR="00000000" w:rsidRPr="00000000">
              <w:rPr>
                <w:color w:val="181818"/>
                <w:sz w:val="20"/>
                <w:szCs w:val="20"/>
                <w:rtl w:val="0"/>
              </w:rPr>
              <w:t xml:space="preserve">Regional Distrito Capital – Centro de Diseño y Metrología</w:t>
            </w:r>
          </w:p>
        </w:tc>
        <w:tc>
          <w:tcPr>
            <w:shd w:fill="auto" w:val="clear"/>
            <w:vAlign w:val="center"/>
          </w:tcPr>
          <w:p w:rsidR="00000000" w:rsidDel="00000000" w:rsidP="00000000" w:rsidRDefault="00000000" w:rsidRPr="00000000" w14:paraId="00000130">
            <w:pPr>
              <w:spacing w:after="120" w:lineRule="auto"/>
              <w:rPr>
                <w:color w:val="181818"/>
                <w:sz w:val="20"/>
                <w:szCs w:val="20"/>
              </w:rPr>
            </w:pPr>
            <w:r w:rsidDel="00000000" w:rsidR="00000000" w:rsidRPr="00000000">
              <w:rPr>
                <w:color w:val="181818"/>
                <w:sz w:val="20"/>
                <w:szCs w:val="20"/>
                <w:rtl w:val="0"/>
              </w:rPr>
              <w:t xml:space="preserve">Marzo 2022</w:t>
            </w:r>
          </w:p>
        </w:tc>
      </w:tr>
      <w:tr>
        <w:trPr>
          <w:cantSplit w:val="0"/>
          <w:trHeight w:val="340" w:hRule="atLeast"/>
          <w:tblHeader w:val="0"/>
        </w:trPr>
        <w:tc>
          <w:tcPr>
            <w:vAlign w:val="center"/>
          </w:tcPr>
          <w:p w:rsidR="00000000" w:rsidDel="00000000" w:rsidP="00000000" w:rsidRDefault="00000000" w:rsidRPr="00000000" w14:paraId="00000131">
            <w:pPr>
              <w:pBdr>
                <w:top w:space="0" w:sz="0" w:val="nil"/>
                <w:left w:space="0" w:sz="0" w:val="nil"/>
                <w:bottom w:space="0" w:sz="0" w:val="nil"/>
                <w:right w:space="0" w:sz="0" w:val="nil"/>
                <w:between w:space="0" w:sz="0" w:val="nil"/>
              </w:pBdr>
              <w:rPr/>
            </w:pPr>
            <w:r w:rsidDel="00000000" w:rsidR="00000000" w:rsidRPr="00000000">
              <w:rPr>
                <w:rtl w:val="0"/>
              </w:rPr>
            </w:r>
          </w:p>
        </w:tc>
        <w:tc>
          <w:tcPr>
            <w:shd w:fill="auto" w:val="clear"/>
          </w:tcPr>
          <w:p w:rsidR="00000000" w:rsidDel="00000000" w:rsidP="00000000" w:rsidRDefault="00000000" w:rsidRPr="00000000" w14:paraId="00000132">
            <w:pPr>
              <w:spacing w:after="120" w:lineRule="auto"/>
              <w:rPr/>
            </w:pPr>
            <w:r w:rsidDel="00000000" w:rsidR="00000000" w:rsidRPr="00000000">
              <w:rPr>
                <w:sz w:val="20"/>
                <w:szCs w:val="20"/>
                <w:rtl w:val="0"/>
              </w:rPr>
              <w:t xml:space="preserve">James Dubán Lozano Cuellar</w:t>
            </w:r>
            <w:r w:rsidDel="00000000" w:rsidR="00000000" w:rsidRPr="00000000">
              <w:rPr>
                <w:rtl w:val="0"/>
              </w:rPr>
            </w:r>
          </w:p>
        </w:tc>
        <w:tc>
          <w:tcPr>
            <w:shd w:fill="auto" w:val="clear"/>
          </w:tcPr>
          <w:p w:rsidR="00000000" w:rsidDel="00000000" w:rsidP="00000000" w:rsidRDefault="00000000" w:rsidRPr="00000000" w14:paraId="00000133">
            <w:pPr>
              <w:spacing w:after="120" w:lineRule="auto"/>
              <w:rPr/>
            </w:pPr>
            <w:r w:rsidDel="00000000" w:rsidR="00000000" w:rsidRPr="00000000">
              <w:rPr>
                <w:sz w:val="20"/>
                <w:szCs w:val="20"/>
                <w:rtl w:val="0"/>
              </w:rPr>
              <w:t xml:space="preserve">Experto Temático</w:t>
            </w:r>
            <w:r w:rsidDel="00000000" w:rsidR="00000000" w:rsidRPr="00000000">
              <w:rPr>
                <w:rtl w:val="0"/>
              </w:rPr>
            </w:r>
          </w:p>
        </w:tc>
        <w:tc>
          <w:tcPr>
            <w:shd w:fill="auto" w:val="clear"/>
          </w:tcPr>
          <w:p w:rsidR="00000000" w:rsidDel="00000000" w:rsidP="00000000" w:rsidRDefault="00000000" w:rsidRPr="00000000" w14:paraId="00000134">
            <w:pPr>
              <w:spacing w:after="120" w:lineRule="auto"/>
              <w:rPr/>
            </w:pPr>
            <w:r w:rsidDel="00000000" w:rsidR="00000000" w:rsidRPr="00000000">
              <w:rPr>
                <w:sz w:val="20"/>
                <w:szCs w:val="20"/>
                <w:rtl w:val="0"/>
              </w:rPr>
              <w:t xml:space="preserve">Regional Tolima – Centro Agropecuario la Granja </w:t>
            </w:r>
            <w:r w:rsidDel="00000000" w:rsidR="00000000" w:rsidRPr="00000000">
              <w:rPr>
                <w:rtl w:val="0"/>
              </w:rPr>
            </w:r>
          </w:p>
        </w:tc>
        <w:tc>
          <w:tcPr>
            <w:shd w:fill="auto" w:val="clear"/>
          </w:tcPr>
          <w:p w:rsidR="00000000" w:rsidDel="00000000" w:rsidP="00000000" w:rsidRDefault="00000000" w:rsidRPr="00000000" w14:paraId="00000135">
            <w:pPr>
              <w:spacing w:after="120" w:lineRule="auto"/>
              <w:rPr/>
            </w:pPr>
            <w:r w:rsidDel="00000000" w:rsidR="00000000" w:rsidRPr="00000000">
              <w:rPr>
                <w:sz w:val="20"/>
                <w:szCs w:val="20"/>
                <w:rtl w:val="0"/>
              </w:rPr>
              <w:t xml:space="preserve">Junio  2022</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136">
            <w:pPr>
              <w:pBdr>
                <w:top w:space="0" w:sz="0" w:val="nil"/>
                <w:left w:space="0" w:sz="0" w:val="nil"/>
                <w:bottom w:space="0" w:sz="0" w:val="nil"/>
                <w:right w:space="0" w:sz="0" w:val="nil"/>
                <w:between w:space="0" w:sz="0" w:val="nil"/>
              </w:pBdr>
              <w:rPr/>
            </w:pPr>
            <w:r w:rsidDel="00000000" w:rsidR="00000000" w:rsidRPr="00000000">
              <w:rPr>
                <w:rtl w:val="0"/>
              </w:rPr>
            </w:r>
          </w:p>
        </w:tc>
        <w:tc>
          <w:tcPr>
            <w:shd w:fill="auto" w:val="clear"/>
            <w:vAlign w:val="center"/>
          </w:tcPr>
          <w:p w:rsidR="00000000" w:rsidDel="00000000" w:rsidP="00000000" w:rsidRDefault="00000000" w:rsidRPr="00000000" w14:paraId="00000137">
            <w:pPr>
              <w:spacing w:after="120" w:lineRule="auto"/>
              <w:rPr/>
            </w:pPr>
            <w:r w:rsidDel="00000000" w:rsidR="00000000" w:rsidRPr="00000000">
              <w:rPr>
                <w:sz w:val="20"/>
                <w:szCs w:val="20"/>
                <w:rtl w:val="0"/>
              </w:rPr>
              <w:t xml:space="preserve">Paola Alexandra Moya Peralta</w:t>
            </w:r>
            <w:r w:rsidDel="00000000" w:rsidR="00000000" w:rsidRPr="00000000">
              <w:rPr>
                <w:rtl w:val="0"/>
              </w:rPr>
            </w:r>
          </w:p>
        </w:tc>
        <w:tc>
          <w:tcPr>
            <w:shd w:fill="auto" w:val="clear"/>
            <w:vAlign w:val="center"/>
          </w:tcPr>
          <w:p w:rsidR="00000000" w:rsidDel="00000000" w:rsidP="00000000" w:rsidRDefault="00000000" w:rsidRPr="00000000" w14:paraId="00000138">
            <w:pPr>
              <w:spacing w:after="120" w:lineRule="auto"/>
              <w:rPr/>
            </w:pPr>
            <w:r w:rsidDel="00000000" w:rsidR="00000000" w:rsidRPr="00000000">
              <w:rPr>
                <w:sz w:val="20"/>
                <w:szCs w:val="20"/>
                <w:rtl w:val="0"/>
              </w:rPr>
              <w:t xml:space="preserve">Diseñadora instruccional</w:t>
            </w:r>
            <w:r w:rsidDel="00000000" w:rsidR="00000000" w:rsidRPr="00000000">
              <w:rPr>
                <w:rtl w:val="0"/>
              </w:rPr>
            </w:r>
          </w:p>
        </w:tc>
        <w:tc>
          <w:tcPr>
            <w:shd w:fill="auto" w:val="clear"/>
            <w:vAlign w:val="center"/>
          </w:tcPr>
          <w:p w:rsidR="00000000" w:rsidDel="00000000" w:rsidP="00000000" w:rsidRDefault="00000000" w:rsidRPr="00000000" w14:paraId="00000139">
            <w:pPr>
              <w:spacing w:after="120" w:lineRule="auto"/>
              <w:rPr/>
            </w:pPr>
            <w:r w:rsidDel="00000000" w:rsidR="00000000" w:rsidRPr="00000000">
              <w:rPr>
                <w:sz w:val="20"/>
                <w:szCs w:val="20"/>
                <w:rtl w:val="0"/>
              </w:rPr>
              <w:t xml:space="preserve">Regional Norte de Santander - Centro de la Industria, la Empresa y los Servicios</w:t>
            </w:r>
            <w:r w:rsidDel="00000000" w:rsidR="00000000" w:rsidRPr="00000000">
              <w:rPr>
                <w:rtl w:val="0"/>
              </w:rPr>
            </w:r>
          </w:p>
        </w:tc>
        <w:tc>
          <w:tcPr>
            <w:shd w:fill="auto" w:val="clear"/>
            <w:vAlign w:val="center"/>
          </w:tcPr>
          <w:p w:rsidR="00000000" w:rsidDel="00000000" w:rsidP="00000000" w:rsidRDefault="00000000" w:rsidRPr="00000000" w14:paraId="0000013A">
            <w:pPr>
              <w:spacing w:after="120" w:lineRule="auto"/>
              <w:rPr/>
            </w:pPr>
            <w:r w:rsidDel="00000000" w:rsidR="00000000" w:rsidRPr="00000000">
              <w:rPr>
                <w:color w:val="181818"/>
                <w:sz w:val="20"/>
                <w:szCs w:val="20"/>
                <w:rtl w:val="0"/>
              </w:rPr>
              <w:t xml:space="preserve">Septiembre</w:t>
            </w:r>
            <w:r w:rsidDel="00000000" w:rsidR="00000000" w:rsidRPr="00000000">
              <w:rPr>
                <w:sz w:val="20"/>
                <w:szCs w:val="20"/>
                <w:rtl w:val="0"/>
              </w:rPr>
              <w:t xml:space="preserve"> 2022</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13B">
            <w:pPr>
              <w:pBdr>
                <w:top w:space="0" w:sz="0" w:val="nil"/>
                <w:left w:space="0" w:sz="0" w:val="nil"/>
                <w:bottom w:space="0" w:sz="0" w:val="nil"/>
                <w:right w:space="0" w:sz="0" w:val="nil"/>
                <w:between w:space="0" w:sz="0" w:val="nil"/>
              </w:pBdr>
              <w:rPr/>
            </w:pPr>
            <w:r w:rsidDel="00000000" w:rsidR="00000000" w:rsidRPr="00000000">
              <w:rPr>
                <w:rtl w:val="0"/>
              </w:rPr>
            </w:r>
          </w:p>
        </w:tc>
        <w:tc>
          <w:tcPr>
            <w:shd w:fill="auto" w:val="clear"/>
            <w:vAlign w:val="center"/>
          </w:tcPr>
          <w:p w:rsidR="00000000" w:rsidDel="00000000" w:rsidP="00000000" w:rsidRDefault="00000000" w:rsidRPr="00000000" w14:paraId="0000013C">
            <w:pPr>
              <w:spacing w:after="120" w:lineRule="auto"/>
              <w:rPr/>
            </w:pPr>
            <w:sdt>
              <w:sdtPr>
                <w:tag w:val="goog_rdk_50"/>
              </w:sdtPr>
              <w:sdtContent>
                <w:ins w:author="Alix Cecilia Chinchilla Rueda" w:id="7" w:date="2022-09-30T01:32:32Z">
                  <w:r w:rsidDel="00000000" w:rsidR="00000000" w:rsidRPr="00000000">
                    <w:rPr>
                      <w:rtl w:val="0"/>
                    </w:rPr>
                    <w:t xml:space="preserve">Alix Cecilia Chinchilla Rueda</w:t>
                  </w:r>
                </w:ins>
              </w:sdtContent>
            </w:sdt>
            <w:r w:rsidDel="00000000" w:rsidR="00000000" w:rsidRPr="00000000">
              <w:rPr>
                <w:rtl w:val="0"/>
              </w:rPr>
            </w:r>
          </w:p>
        </w:tc>
        <w:tc>
          <w:tcPr>
            <w:shd w:fill="auto" w:val="clear"/>
            <w:vAlign w:val="center"/>
          </w:tcPr>
          <w:p w:rsidR="00000000" w:rsidDel="00000000" w:rsidP="00000000" w:rsidRDefault="00000000" w:rsidRPr="00000000" w14:paraId="0000013D">
            <w:pPr>
              <w:spacing w:after="120" w:lineRule="auto"/>
              <w:rPr/>
            </w:pPr>
            <w:sdt>
              <w:sdtPr>
                <w:tag w:val="goog_rdk_52"/>
              </w:sdtPr>
              <w:sdtContent>
                <w:ins w:author="Alix Cecilia Chinchilla Rueda" w:id="8" w:date="2022-09-30T01:32:42Z">
                  <w:r w:rsidDel="00000000" w:rsidR="00000000" w:rsidRPr="00000000">
                    <w:rPr>
                      <w:rtl w:val="0"/>
                    </w:rPr>
                    <w:t xml:space="preserve">Asesora Metodológica</w:t>
                  </w:r>
                </w:ins>
              </w:sdtContent>
            </w:sdt>
            <w:r w:rsidDel="00000000" w:rsidR="00000000" w:rsidRPr="00000000">
              <w:rPr>
                <w:rtl w:val="0"/>
              </w:rPr>
            </w:r>
          </w:p>
        </w:tc>
        <w:tc>
          <w:tcPr>
            <w:shd w:fill="auto" w:val="clear"/>
            <w:vAlign w:val="center"/>
          </w:tcPr>
          <w:p w:rsidR="00000000" w:rsidDel="00000000" w:rsidP="00000000" w:rsidRDefault="00000000" w:rsidRPr="00000000" w14:paraId="0000013E">
            <w:pPr>
              <w:spacing w:after="120" w:lineRule="auto"/>
              <w:rPr/>
            </w:pPr>
            <w:sdt>
              <w:sdtPr>
                <w:tag w:val="goog_rdk_54"/>
              </w:sdtPr>
              <w:sdtContent>
                <w:ins w:author="Alix Cecilia Chinchilla Rueda" w:id="9" w:date="2022-09-30T01:33:00Z">
                  <w:r w:rsidDel="00000000" w:rsidR="00000000" w:rsidRPr="00000000">
                    <w:rPr>
                      <w:rtl w:val="0"/>
                    </w:rPr>
                    <w:t xml:space="preserve">Regional Distrito Capital – Centro de Diseño y Metrología</w:t>
                  </w:r>
                </w:ins>
              </w:sdtContent>
            </w:sdt>
            <w:r w:rsidDel="00000000" w:rsidR="00000000" w:rsidRPr="00000000">
              <w:rPr>
                <w:rtl w:val="0"/>
              </w:rPr>
            </w:r>
          </w:p>
        </w:tc>
        <w:tc>
          <w:tcPr>
            <w:shd w:fill="auto" w:val="clear"/>
            <w:vAlign w:val="center"/>
          </w:tcPr>
          <w:p w:rsidR="00000000" w:rsidDel="00000000" w:rsidP="00000000" w:rsidRDefault="00000000" w:rsidRPr="00000000" w14:paraId="0000013F">
            <w:pPr>
              <w:spacing w:after="120" w:lineRule="auto"/>
              <w:rPr/>
            </w:pPr>
            <w:sdt>
              <w:sdtPr>
                <w:tag w:val="goog_rdk_56"/>
              </w:sdtPr>
              <w:sdtContent>
                <w:ins w:author="Alix Cecilia Chinchilla Rueda" w:id="10" w:date="2022-09-30T01:33:04Z">
                  <w:r w:rsidDel="00000000" w:rsidR="00000000" w:rsidRPr="00000000">
                    <w:rPr>
                      <w:rtl w:val="0"/>
                    </w:rPr>
                    <w:t xml:space="preserve">Septiembre 2022</w:t>
                  </w:r>
                </w:ins>
              </w:sdtContent>
            </w:sdt>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140">
            <w:pPr>
              <w:pBdr>
                <w:top w:space="0" w:sz="0" w:val="nil"/>
                <w:left w:space="0" w:sz="0" w:val="nil"/>
                <w:bottom w:space="0" w:sz="0" w:val="nil"/>
                <w:right w:space="0" w:sz="0" w:val="nil"/>
                <w:between w:space="0" w:sz="0" w:val="nil"/>
              </w:pBdr>
              <w:rPr/>
            </w:pPr>
            <w:r w:rsidDel="00000000" w:rsidR="00000000" w:rsidRPr="00000000">
              <w:rPr>
                <w:rtl w:val="0"/>
              </w:rPr>
            </w:r>
          </w:p>
        </w:tc>
        <w:tc>
          <w:tcPr>
            <w:shd w:fill="auto" w:val="clear"/>
            <w:vAlign w:val="center"/>
          </w:tcPr>
          <w:p w:rsidR="00000000" w:rsidDel="00000000" w:rsidP="00000000" w:rsidRDefault="00000000" w:rsidRPr="00000000" w14:paraId="00000141">
            <w:pPr>
              <w:spacing w:after="120" w:lineRule="auto"/>
              <w:rPr/>
            </w:pPr>
            <w:r w:rsidDel="00000000" w:rsidR="00000000" w:rsidRPr="00000000">
              <w:rPr>
                <w:color w:val="181818"/>
                <w:sz w:val="20"/>
                <w:szCs w:val="20"/>
                <w:rtl w:val="0"/>
              </w:rPr>
              <w:t xml:space="preserve">Rafael Neftalí Lizcano Reyes</w:t>
            </w:r>
            <w:r w:rsidDel="00000000" w:rsidR="00000000" w:rsidRPr="00000000">
              <w:rPr>
                <w:rtl w:val="0"/>
              </w:rPr>
            </w:r>
          </w:p>
        </w:tc>
        <w:tc>
          <w:tcPr>
            <w:shd w:fill="auto" w:val="clear"/>
            <w:vAlign w:val="center"/>
          </w:tcPr>
          <w:p w:rsidR="00000000" w:rsidDel="00000000" w:rsidP="00000000" w:rsidRDefault="00000000" w:rsidRPr="00000000" w14:paraId="00000142">
            <w:pPr>
              <w:spacing w:after="120" w:lineRule="auto"/>
              <w:rPr/>
            </w:pPr>
            <w:r w:rsidDel="00000000" w:rsidR="00000000" w:rsidRPr="00000000">
              <w:rPr>
                <w:color w:val="181818"/>
                <w:sz w:val="20"/>
                <w:szCs w:val="20"/>
                <w:rtl w:val="0"/>
              </w:rPr>
              <w:t xml:space="preserve">Responsable Equipo Desarrollo Curricular</w:t>
            </w:r>
            <w:r w:rsidDel="00000000" w:rsidR="00000000" w:rsidRPr="00000000">
              <w:rPr>
                <w:rtl w:val="0"/>
              </w:rPr>
            </w:r>
          </w:p>
        </w:tc>
        <w:tc>
          <w:tcPr>
            <w:shd w:fill="auto" w:val="clear"/>
            <w:vAlign w:val="center"/>
          </w:tcPr>
          <w:p w:rsidR="00000000" w:rsidDel="00000000" w:rsidP="00000000" w:rsidRDefault="00000000" w:rsidRPr="00000000" w14:paraId="00000143">
            <w:pPr>
              <w:spacing w:after="120" w:lineRule="auto"/>
              <w:rPr/>
            </w:pPr>
            <w:r w:rsidDel="00000000" w:rsidR="00000000" w:rsidRPr="00000000">
              <w:rPr>
                <w:color w:val="181818"/>
                <w:sz w:val="20"/>
                <w:szCs w:val="20"/>
                <w:rtl w:val="0"/>
              </w:rPr>
              <w:t xml:space="preserve">Regional Santander - Centro Industrial del Diseño y la Manufactura.</w:t>
            </w:r>
            <w:r w:rsidDel="00000000" w:rsidR="00000000" w:rsidRPr="00000000">
              <w:rPr>
                <w:rtl w:val="0"/>
              </w:rPr>
            </w:r>
          </w:p>
        </w:tc>
        <w:tc>
          <w:tcPr>
            <w:shd w:fill="auto" w:val="clear"/>
            <w:vAlign w:val="center"/>
          </w:tcPr>
          <w:p w:rsidR="00000000" w:rsidDel="00000000" w:rsidP="00000000" w:rsidRDefault="00000000" w:rsidRPr="00000000" w14:paraId="00000144">
            <w:pPr>
              <w:spacing w:after="120" w:lineRule="auto"/>
              <w:rPr/>
            </w:pPr>
            <w:r w:rsidDel="00000000" w:rsidR="00000000" w:rsidRPr="00000000">
              <w:rPr>
                <w:color w:val="181818"/>
                <w:sz w:val="20"/>
                <w:szCs w:val="20"/>
                <w:rtl w:val="0"/>
              </w:rPr>
              <w:t xml:space="preserve">Septiembre  2022</w:t>
            </w:r>
            <w:r w:rsidDel="00000000" w:rsidR="00000000" w:rsidRPr="00000000">
              <w:rPr>
                <w:rtl w:val="0"/>
              </w:rPr>
            </w:r>
          </w:p>
        </w:tc>
      </w:tr>
    </w:tbl>
    <w:p w:rsidR="00000000" w:rsidDel="00000000" w:rsidP="00000000" w:rsidRDefault="00000000" w:rsidRPr="00000000" w14:paraId="00000145">
      <w:pPr>
        <w:rPr>
          <w:sz w:val="20"/>
          <w:szCs w:val="20"/>
        </w:rPr>
      </w:pPr>
      <w:r w:rsidDel="00000000" w:rsidR="00000000" w:rsidRPr="00000000">
        <w:rPr>
          <w:rtl w:val="0"/>
        </w:rPr>
      </w:r>
    </w:p>
    <w:p w:rsidR="00000000" w:rsidDel="00000000" w:rsidP="00000000" w:rsidRDefault="00000000" w:rsidRPr="00000000" w14:paraId="00000146">
      <w:pPr>
        <w:spacing w:line="360" w:lineRule="auto"/>
        <w:jc w:val="both"/>
        <w:rPr/>
      </w:pPr>
      <w:r w:rsidDel="00000000" w:rsidR="00000000" w:rsidRPr="00000000">
        <w:rPr>
          <w:rtl w:val="0"/>
        </w:rPr>
      </w:r>
    </w:p>
    <w:p w:rsidR="00000000" w:rsidDel="00000000" w:rsidP="00000000" w:rsidRDefault="00000000" w:rsidRPr="00000000" w14:paraId="00000147">
      <w:pPr>
        <w:pBdr>
          <w:top w:space="0" w:sz="0" w:val="nil"/>
          <w:left w:space="0" w:sz="0" w:val="nil"/>
          <w:bottom w:space="0" w:sz="0" w:val="nil"/>
          <w:right w:space="0" w:sz="0" w:val="nil"/>
          <w:between w:space="0" w:sz="0" w:val="nil"/>
        </w:pBdr>
        <w:spacing w:line="360" w:lineRule="auto"/>
        <w:jc w:val="both"/>
        <w:rPr>
          <w:b w:val="1"/>
          <w:sz w:val="20"/>
          <w:szCs w:val="20"/>
        </w:rPr>
      </w:pPr>
      <w:r w:rsidDel="00000000" w:rsidR="00000000" w:rsidRPr="00000000">
        <w:rPr>
          <w:rtl w:val="0"/>
        </w:rPr>
      </w:r>
    </w:p>
    <w:p w:rsidR="00000000" w:rsidDel="00000000" w:rsidP="00000000" w:rsidRDefault="00000000" w:rsidRPr="00000000" w14:paraId="00000148">
      <w:pPr>
        <w:spacing w:line="360" w:lineRule="auto"/>
        <w:jc w:val="both"/>
        <w:rPr>
          <w:sz w:val="20"/>
          <w:szCs w:val="20"/>
          <w:highlight w:val="yellow"/>
        </w:rPr>
      </w:pPr>
      <w:r w:rsidDel="00000000" w:rsidR="00000000" w:rsidRPr="00000000">
        <w:rPr>
          <w:rtl w:val="0"/>
        </w:rPr>
      </w:r>
    </w:p>
    <w:p w:rsidR="00000000" w:rsidDel="00000000" w:rsidP="00000000" w:rsidRDefault="00000000" w:rsidRPr="00000000" w14:paraId="00000149">
      <w:pPr>
        <w:numPr>
          <w:ilvl w:val="0"/>
          <w:numId w:val="3"/>
        </w:numPr>
        <w:pBdr>
          <w:top w:space="0" w:sz="0" w:val="nil"/>
          <w:left w:space="0" w:sz="0" w:val="nil"/>
          <w:bottom w:space="0" w:sz="0" w:val="nil"/>
          <w:right w:space="0" w:sz="0" w:val="nil"/>
          <w:between w:space="0" w:sz="0" w:val="nil"/>
        </w:pBdr>
        <w:spacing w:line="360" w:lineRule="auto"/>
        <w:ind w:left="360" w:hanging="360"/>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14A">
      <w:pPr>
        <w:pBdr>
          <w:top w:space="0" w:sz="0" w:val="nil"/>
          <w:left w:space="0" w:sz="0" w:val="nil"/>
          <w:bottom w:space="0" w:sz="0" w:val="nil"/>
          <w:right w:space="0" w:sz="0" w:val="nil"/>
          <w:between w:space="0" w:sz="0" w:val="nil"/>
        </w:pBdr>
        <w:spacing w:line="360" w:lineRule="auto"/>
        <w:jc w:val="both"/>
        <w:rPr>
          <w:b w:val="1"/>
          <w:sz w:val="20"/>
          <w:szCs w:val="20"/>
        </w:rPr>
      </w:pPr>
      <w:r w:rsidDel="00000000" w:rsidR="00000000" w:rsidRPr="00000000">
        <w:rPr>
          <w:b w:val="1"/>
          <w:sz w:val="20"/>
          <w:szCs w:val="20"/>
          <w:rtl w:val="0"/>
        </w:rPr>
        <w:t xml:space="preserve">(Diligenciar únicamente si realiza ajustes a la Unidad Temática)</w:t>
      </w:r>
    </w:p>
    <w:p w:rsidR="00000000" w:rsidDel="00000000" w:rsidP="00000000" w:rsidRDefault="00000000" w:rsidRPr="00000000" w14:paraId="0000014B">
      <w:pPr>
        <w:spacing w:line="360" w:lineRule="auto"/>
        <w:jc w:val="both"/>
        <w:rPr>
          <w:sz w:val="20"/>
          <w:szCs w:val="20"/>
        </w:rPr>
      </w:pPr>
      <w:r w:rsidDel="00000000" w:rsidR="00000000" w:rsidRPr="00000000">
        <w:rPr>
          <w:rtl w:val="0"/>
        </w:rPr>
      </w:r>
    </w:p>
    <w:tbl>
      <w:tblPr>
        <w:tblStyle w:val="Table15"/>
        <w:tblW w:w="9967.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4C">
            <w:pPr>
              <w:spacing w:line="360" w:lineRule="auto"/>
              <w:jc w:val="both"/>
              <w:rPr>
                <w:sz w:val="20"/>
                <w:szCs w:val="20"/>
              </w:rPr>
            </w:pPr>
            <w:r w:rsidDel="00000000" w:rsidR="00000000" w:rsidRPr="00000000">
              <w:rPr>
                <w:rtl w:val="0"/>
              </w:rPr>
            </w:r>
          </w:p>
        </w:tc>
        <w:tc>
          <w:tcPr/>
          <w:p w:rsidR="00000000" w:rsidDel="00000000" w:rsidP="00000000" w:rsidRDefault="00000000" w:rsidRPr="00000000" w14:paraId="0000014D">
            <w:pPr>
              <w:spacing w:line="360" w:lineRule="auto"/>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14E">
            <w:pPr>
              <w:spacing w:line="360" w:lineRule="auto"/>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14F">
            <w:pPr>
              <w:spacing w:line="360" w:lineRule="auto"/>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150">
            <w:pPr>
              <w:spacing w:line="360" w:lineRule="auto"/>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151">
            <w:pPr>
              <w:spacing w:line="360" w:lineRule="auto"/>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152">
            <w:pPr>
              <w:spacing w:line="360" w:lineRule="auto"/>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153">
            <w:pPr>
              <w:spacing w:line="360" w:lineRule="auto"/>
              <w:jc w:val="both"/>
              <w:rPr>
                <w:sz w:val="20"/>
                <w:szCs w:val="20"/>
              </w:rPr>
            </w:pPr>
            <w:r w:rsidDel="00000000" w:rsidR="00000000" w:rsidRPr="00000000">
              <w:rPr>
                <w:rtl w:val="0"/>
              </w:rPr>
            </w:r>
          </w:p>
        </w:tc>
        <w:tc>
          <w:tcPr/>
          <w:p w:rsidR="00000000" w:rsidDel="00000000" w:rsidP="00000000" w:rsidRDefault="00000000" w:rsidRPr="00000000" w14:paraId="00000154">
            <w:pPr>
              <w:spacing w:line="360" w:lineRule="auto"/>
              <w:jc w:val="both"/>
              <w:rPr>
                <w:sz w:val="20"/>
                <w:szCs w:val="20"/>
              </w:rPr>
            </w:pPr>
            <w:r w:rsidDel="00000000" w:rsidR="00000000" w:rsidRPr="00000000">
              <w:rPr>
                <w:rtl w:val="0"/>
              </w:rPr>
            </w:r>
          </w:p>
        </w:tc>
        <w:tc>
          <w:tcPr/>
          <w:p w:rsidR="00000000" w:rsidDel="00000000" w:rsidP="00000000" w:rsidRDefault="00000000" w:rsidRPr="00000000" w14:paraId="00000155">
            <w:pPr>
              <w:spacing w:line="360" w:lineRule="auto"/>
              <w:jc w:val="both"/>
              <w:rPr>
                <w:sz w:val="20"/>
                <w:szCs w:val="20"/>
              </w:rPr>
            </w:pPr>
            <w:r w:rsidDel="00000000" w:rsidR="00000000" w:rsidRPr="00000000">
              <w:rPr>
                <w:rtl w:val="0"/>
              </w:rPr>
            </w:r>
          </w:p>
        </w:tc>
        <w:tc>
          <w:tcPr/>
          <w:p w:rsidR="00000000" w:rsidDel="00000000" w:rsidP="00000000" w:rsidRDefault="00000000" w:rsidRPr="00000000" w14:paraId="00000156">
            <w:pPr>
              <w:spacing w:line="360" w:lineRule="auto"/>
              <w:jc w:val="both"/>
              <w:rPr>
                <w:sz w:val="20"/>
                <w:szCs w:val="20"/>
              </w:rPr>
            </w:pPr>
            <w:r w:rsidDel="00000000" w:rsidR="00000000" w:rsidRPr="00000000">
              <w:rPr>
                <w:rtl w:val="0"/>
              </w:rPr>
            </w:r>
          </w:p>
        </w:tc>
        <w:tc>
          <w:tcPr/>
          <w:p w:rsidR="00000000" w:rsidDel="00000000" w:rsidP="00000000" w:rsidRDefault="00000000" w:rsidRPr="00000000" w14:paraId="00000157">
            <w:pPr>
              <w:spacing w:line="360" w:lineRule="auto"/>
              <w:jc w:val="both"/>
              <w:rPr>
                <w:b w:val="0"/>
                <w:sz w:val="20"/>
                <w:szCs w:val="20"/>
              </w:rPr>
            </w:pPr>
            <w:r w:rsidDel="00000000" w:rsidR="00000000" w:rsidRPr="00000000">
              <w:rPr>
                <w:rtl w:val="0"/>
              </w:rPr>
            </w:r>
          </w:p>
        </w:tc>
      </w:tr>
    </w:tbl>
    <w:p w:rsidR="00000000" w:rsidDel="00000000" w:rsidP="00000000" w:rsidRDefault="00000000" w:rsidRPr="00000000" w14:paraId="00000158">
      <w:pPr>
        <w:spacing w:line="360" w:lineRule="auto"/>
        <w:jc w:val="both"/>
        <w:rPr>
          <w:sz w:val="20"/>
          <w:szCs w:val="20"/>
        </w:rPr>
      </w:pPr>
      <w:r w:rsidDel="00000000" w:rsidR="00000000" w:rsidRPr="00000000">
        <w:rPr>
          <w:rtl w:val="0"/>
        </w:rPr>
      </w:r>
    </w:p>
    <w:p w:rsidR="00000000" w:rsidDel="00000000" w:rsidP="00000000" w:rsidRDefault="00000000" w:rsidRPr="00000000" w14:paraId="00000159">
      <w:pPr>
        <w:spacing w:line="360" w:lineRule="auto"/>
        <w:jc w:val="both"/>
        <w:rPr>
          <w:sz w:val="20"/>
          <w:szCs w:val="20"/>
        </w:rPr>
      </w:pPr>
      <w:r w:rsidDel="00000000" w:rsidR="00000000" w:rsidRPr="00000000">
        <w:rPr>
          <w:rtl w:val="0"/>
        </w:rPr>
      </w:r>
    </w:p>
    <w:p w:rsidR="00000000" w:rsidDel="00000000" w:rsidP="00000000" w:rsidRDefault="00000000" w:rsidRPr="00000000" w14:paraId="0000015A">
      <w:pPr>
        <w:spacing w:line="360" w:lineRule="auto"/>
        <w:jc w:val="both"/>
        <w:rPr>
          <w:sz w:val="20"/>
          <w:szCs w:val="20"/>
        </w:rPr>
      </w:pPr>
      <w:r w:rsidDel="00000000" w:rsidR="00000000" w:rsidRPr="00000000">
        <w:rPr>
          <w:rtl w:val="0"/>
        </w:rPr>
      </w:r>
    </w:p>
    <w:sectPr>
      <w:headerReference r:id="rId21" w:type="default"/>
      <w:footerReference r:id="rId22"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lix Cecilia Chinchilla Rueda" w:id="3" w:date="2022-09-30T01:20:00Z">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Unificar el estilo</w:t>
      </w:r>
    </w:p>
  </w:comment>
  <w:comment w:author="MOYA PERALTA PAOLA ALEXANDRA" w:id="4" w:date="2022-09-30T09:45:00Z">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Ajustado</w:t>
      </w:r>
    </w:p>
  </w:comment>
  <w:comment w:author="MOYA PERALTA PAOLA ALEXANDRA" w:id="19" w:date="2022-09-27T18:57:00Z">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Inseminación artificial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ARCHIVO N.°:  466058039</w:t>
      </w:r>
    </w:p>
  </w:comment>
  <w:comment w:author="Alix Cecilia Chinchilla Rueda" w:id="20" w:date="2022-09-30T01:23:00Z">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qué hace referencia la IA,  colocar la abreviatura antes si ya se utilizó el nombre.</w:t>
      </w:r>
    </w:p>
  </w:comment>
  <w:comment w:author="MOYA PERALTA PAOLA ALEXANDRA" w:id="21" w:date="2022-09-30T09:47:00Z">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ajustado</w:t>
      </w:r>
    </w:p>
  </w:comment>
  <w:comment w:author="MOYA PERALTA PAOLA ALEXANDRA" w:id="1" w:date="2022-09-27T15:09:00Z">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ANUNCIO</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ARCHIVO N.°:  423402294</w:t>
      </w:r>
    </w:p>
  </w:comment>
  <w:comment w:author="Alix Cecilia Chinchilla Rueda" w:id="7" w:date="2022-09-30T01:20:00Z">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Unificar el estilo</w:t>
      </w:r>
    </w:p>
  </w:comment>
  <w:comment w:author="MOYA PERALTA PAOLA ALEXANDRA" w:id="8" w:date="2022-09-30T09:45:00Z">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Ajustado</w:t>
      </w:r>
    </w:p>
  </w:comment>
  <w:comment w:author="Alix Cecilia Chinchilla Rueda" w:id="5" w:date="2022-09-30T01:20:00Z">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Unificar el estilo</w:t>
      </w:r>
    </w:p>
  </w:comment>
  <w:comment w:author="MOYA PERALTA PAOLA ALEXANDRA" w:id="6" w:date="2022-09-30T09:45:00Z">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Ajustado</w:t>
      </w:r>
    </w:p>
  </w:comment>
  <w:comment w:author="Paola Alexandra Moya Peralta" w:id="26" w:date="2022-09-30T16:58:09Z">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Documento editable en carpeta Formatos DI: CF017_Sistesis</w:t>
      </w:r>
    </w:p>
  </w:comment>
  <w:comment w:author="MOYA PERALTA PAOLA ALEXANDRA" w:id="0" w:date="2022-09-28T16:20:00Z">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Posición ternero parto https://img.freepik.com/vector-premium/veterinario-ayuda-dar-luz-vaca_42265-162.jpg?w=826</w:t>
      </w:r>
    </w:p>
  </w:comment>
  <w:comment w:author="Alix Cecilia Chinchilla Rueda" w:id="9" w:date="2022-09-30T01:20:00Z">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Unificar el estilo</w:t>
      </w:r>
    </w:p>
  </w:comment>
  <w:comment w:author="MOYA PERALTA PAOLA ALEXANDRA" w:id="10" w:date="2022-09-30T09:45:00Z">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Ajustado</w:t>
      </w:r>
    </w:p>
  </w:comment>
  <w:comment w:author="Alix Cecilia Chinchilla Rueda" w:id="11" w:date="2022-09-30T01:20:49Z">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Unificar el estilo</w:t>
      </w:r>
    </w:p>
  </w:comment>
  <w:comment w:author="MOYA PERALTA PAOLA ALEXANDRA" w:id="12" w:date="2022-09-30T16:53:30Z">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Ajustado</w:t>
      </w:r>
    </w:p>
  </w:comment>
  <w:comment w:author="Alix Cecilia Chinchilla Rueda" w:id="13" w:date="2022-09-30T01:20:49Z">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Unificar el estilo</w:t>
      </w:r>
    </w:p>
  </w:comment>
  <w:comment w:author="MOYA PERALTA PAOLA ALEXANDRA" w:id="14" w:date="2022-09-30T16:53:30Z">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Ajustado</w:t>
      </w:r>
    </w:p>
  </w:comment>
  <w:comment w:author="Alix Cecilia Chinchilla Rueda" w:id="15" w:date="2022-09-30T01:20:49Z">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Unificar el estilo</w:t>
      </w:r>
    </w:p>
  </w:comment>
  <w:comment w:author="MOYA PERALTA PAOLA ALEXANDRA" w:id="16" w:date="2022-09-30T16:53:30Z">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Ajustado</w:t>
      </w:r>
    </w:p>
  </w:comment>
  <w:comment w:author="Alix Cecilia Chinchilla Rueda" w:id="17" w:date="2022-09-30T01:20:49Z">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Unificar el estilo</w:t>
      </w:r>
    </w:p>
  </w:comment>
  <w:comment w:author="MOYA PERALTA PAOLA ALEXANDRA" w:id="18" w:date="2022-09-30T16:53:30Z">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Ajustado</w:t>
      </w:r>
    </w:p>
  </w:comment>
  <w:comment w:author="MOYA PERALTA PAOLA ALEXANDRA" w:id="2" w:date="2022-09-27T15:15:00Z">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VACA LACTANCIA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ARCHIVO N.°:  368012172</w:t>
      </w:r>
    </w:p>
  </w:comment>
  <w:comment w:author="MOYA PERALTA PAOLA ALEXANDRA" w:id="27" w:date="2022-09-30T09:33:00Z">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Formato CF017_Sintesis</w:t>
      </w:r>
    </w:p>
  </w:comment>
  <w:comment w:author="Alix Cecilia Chinchilla Rueda" w:id="24" w:date="2022-09-30T01:32:19Z">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debería incluir una actividad didáctica referente al material nuevo. Así mismo la síntesis.</w:t>
      </w:r>
    </w:p>
  </w:comment>
  <w:comment w:author="MOYA PERALTA PAOLA ALEXANDRA" w:id="25" w:date="2022-09-30T16:53:30Z">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Ajustado</w:t>
      </w:r>
    </w:p>
  </w:comment>
  <w:comment w:author="MOYA PERALTA PAOLA ALEXANDRA" w:id="23" w:date="2022-09-28T08:29:00Z">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 2</w:t>
      </w:r>
    </w:p>
  </w:comment>
  <w:comment w:author="MOYA PERALTA PAOLA ALEXANDRA" w:id="22" w:date="2022-09-28T08:27:00Z">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Medicamentos https://img.freepik.com/vector-gratis/composicion-isometrica-gastroenterologia-vista-medicacion-tubos-pildoras-ilustracion_1284-63536.jpg?w=826&amp;t=st=1664371510~exp=1664372110~hmac=688b8d0b8de5a5503f5e643ebf9ac8e375907af2e8e750421a19b2a5bc5cfaae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62" w15:done="0"/>
  <w15:commentEx w15:paraId="00000163" w15:paraIdParent="00000162" w15:done="0"/>
  <w15:commentEx w15:paraId="00000165" w15:done="0"/>
  <w15:commentEx w15:paraId="00000166" w15:done="0"/>
  <w15:commentEx w15:paraId="00000167" w15:paraIdParent="00000166" w15:done="0"/>
  <w15:commentEx w15:paraId="00000169" w15:done="0"/>
  <w15:commentEx w15:paraId="0000016A" w15:done="0"/>
  <w15:commentEx w15:paraId="0000016B" w15:paraIdParent="0000016A" w15:done="0"/>
  <w15:commentEx w15:paraId="0000016C" w15:done="0"/>
  <w15:commentEx w15:paraId="0000016D" w15:paraIdParent="0000016C" w15:done="0"/>
  <w15:commentEx w15:paraId="0000016E" w15:done="0"/>
  <w15:commentEx w15:paraId="0000016F" w15:done="0"/>
  <w15:commentEx w15:paraId="00000170" w15:done="0"/>
  <w15:commentEx w15:paraId="00000171" w15:paraIdParent="00000170" w15:done="0"/>
  <w15:commentEx w15:paraId="00000172" w15:done="0"/>
  <w15:commentEx w15:paraId="00000173" w15:paraIdParent="00000172" w15:done="0"/>
  <w15:commentEx w15:paraId="00000174" w15:done="0"/>
  <w15:commentEx w15:paraId="00000175" w15:paraIdParent="00000174" w15:done="0"/>
  <w15:commentEx w15:paraId="00000176" w15:done="0"/>
  <w15:commentEx w15:paraId="00000177" w15:paraIdParent="00000176" w15:done="0"/>
  <w15:commentEx w15:paraId="00000178" w15:done="0"/>
  <w15:commentEx w15:paraId="00000179" w15:paraIdParent="00000178" w15:done="0"/>
  <w15:commentEx w15:paraId="0000017B" w15:done="0"/>
  <w15:commentEx w15:paraId="0000017C" w15:done="0"/>
  <w15:commentEx w15:paraId="0000017D" w15:done="0"/>
  <w15:commentEx w15:paraId="0000017E" w15:paraIdParent="0000017D" w15:done="0"/>
  <w15:commentEx w15:paraId="0000017F" w15:done="0"/>
  <w15:commentEx w15:paraId="00000180"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 w:name="Cambria Math">
    <w:embedRegular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D">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15E">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161">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B">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114" name="image11.png"/>
          <a:graphic>
            <a:graphicData uri="http://schemas.openxmlformats.org/drawingml/2006/picture">
              <pic:pic>
                <pic:nvPicPr>
                  <pic:cNvPr id="0" name="image11.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15C">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3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3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4"/>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5">
    <w:lvl w:ilvl="0">
      <w:start w:val="1"/>
      <w:numFmt w:val="upperRoman"/>
      <w:lvlText w:val="%1."/>
      <w:lvlJc w:val="left"/>
      <w:pPr>
        <w:ind w:left="720" w:hanging="720"/>
      </w:pPr>
      <w:rPr>
        <w:color w:val="000000"/>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MX"/>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8809AD"/>
  </w:style>
  <w:style w:type="paragraph" w:styleId="Heading1">
    <w:name w:val="heading 1"/>
    <w:basedOn w:val="Normal"/>
    <w:next w:val="Normal"/>
    <w:link w:val="Heading1Char"/>
    <w:uiPriority w:val="9"/>
    <w:qFormat w:val="1"/>
    <w:pPr>
      <w:keepNext w:val="1"/>
      <w:keepLines w:val="1"/>
      <w:spacing w:after="120" w:before="400"/>
      <w:outlineLvl w:val="0"/>
    </w:pPr>
    <w:rPr>
      <w:sz w:val="40"/>
      <w:szCs w:val="40"/>
    </w:rPr>
  </w:style>
  <w:style w:type="paragraph" w:styleId="Heading2">
    <w:name w:val="heading 2"/>
    <w:basedOn w:val="Normal"/>
    <w:next w:val="Normal"/>
    <w:link w:val="Heading2Char"/>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paragraph" w:styleId="Heading7">
    <w:name w:val="heading 7"/>
    <w:basedOn w:val="Normal"/>
    <w:next w:val="Normal"/>
    <w:link w:val="Heading7Char"/>
    <w:uiPriority w:val="9"/>
    <w:semiHidden w:val="1"/>
    <w:unhideWhenUsed w:val="1"/>
    <w:qFormat w:val="1"/>
    <w:rsid w:val="008F7522"/>
    <w:pPr>
      <w:keepNext w:val="1"/>
      <w:keepLines w:val="1"/>
      <w:spacing w:before="40" w:line="240" w:lineRule="auto"/>
      <w:ind w:left="5040" w:hanging="360"/>
      <w:outlineLvl w:val="6"/>
    </w:pPr>
    <w:rPr>
      <w:rFonts w:asciiTheme="majorHAnsi" w:cstheme="majorBidi" w:eastAsiaTheme="majorEastAsia" w:hAnsiTheme="majorHAnsi"/>
      <w:i w:val="1"/>
      <w:iCs w:val="1"/>
      <w:color w:val="243f60" w:themeColor="accent1" w:themeShade="00007F"/>
      <w:sz w:val="24"/>
      <w:szCs w:val="24"/>
    </w:rPr>
  </w:style>
  <w:style w:type="paragraph" w:styleId="Heading8">
    <w:name w:val="heading 8"/>
    <w:basedOn w:val="Normal"/>
    <w:next w:val="Normal"/>
    <w:link w:val="Heading8Char"/>
    <w:uiPriority w:val="9"/>
    <w:semiHidden w:val="1"/>
    <w:unhideWhenUsed w:val="1"/>
    <w:qFormat w:val="1"/>
    <w:rsid w:val="008F7522"/>
    <w:pPr>
      <w:keepNext w:val="1"/>
      <w:keepLines w:val="1"/>
      <w:spacing w:before="40" w:line="240" w:lineRule="auto"/>
      <w:ind w:left="5760" w:hanging="360"/>
      <w:outlineLvl w:val="7"/>
    </w:pPr>
    <w:rPr>
      <w:rFonts w:asciiTheme="majorHAnsi" w:cstheme="majorBidi" w:eastAsiaTheme="majorEastAsia" w:hAnsiTheme="majorHAnsi"/>
      <w:color w:val="272727" w:themeColor="text1" w:themeTint="0000D8"/>
      <w:sz w:val="21"/>
      <w:szCs w:val="21"/>
    </w:rPr>
  </w:style>
  <w:style w:type="paragraph" w:styleId="Heading9">
    <w:name w:val="heading 9"/>
    <w:basedOn w:val="Normal"/>
    <w:next w:val="Normal"/>
    <w:link w:val="Heading9Char"/>
    <w:uiPriority w:val="9"/>
    <w:semiHidden w:val="1"/>
    <w:unhideWhenUsed w:val="1"/>
    <w:qFormat w:val="1"/>
    <w:rsid w:val="008F7522"/>
    <w:pPr>
      <w:keepNext w:val="1"/>
      <w:keepLines w:val="1"/>
      <w:spacing w:before="40" w:line="240" w:lineRule="auto"/>
      <w:ind w:left="6480" w:hanging="360"/>
      <w:outlineLvl w:val="8"/>
    </w:pPr>
    <w:rPr>
      <w:rFonts w:asciiTheme="majorHAnsi" w:cstheme="majorBidi" w:eastAsiaTheme="majorEastAsia" w:hAnsiTheme="majorHAnsi"/>
      <w:i w:val="1"/>
      <w:iCs w:val="1"/>
      <w:color w:val="272727" w:themeColor="text1" w:themeTint="0000D8"/>
      <w:sz w:val="21"/>
      <w:szCs w:val="2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table" w:styleId="TableNormal1" w:customStyle="1">
    <w:name w:val="Table Normal1"/>
    <w:tblPr>
      <w:tblCellMar>
        <w:top w:w="0.0" w:type="dxa"/>
        <w:left w:w="0.0" w:type="dxa"/>
        <w:bottom w:w="0.0" w:type="dxa"/>
        <w:right w:w="0.0" w:type="dxa"/>
      </w:tblCellMar>
    </w:tblPr>
  </w:style>
  <w:style w:type="table" w:styleId="TableNormal10" w:customStyle="1">
    <w:name w:val="Table Normal1"/>
    <w:tblPr>
      <w:tblCellMar>
        <w:top w:w="0.0" w:type="dxa"/>
        <w:left w:w="0.0" w:type="dxa"/>
        <w:bottom w:w="0.0" w:type="dxa"/>
        <w:right w:w="0.0" w:type="dxa"/>
      </w:tblCellMar>
    </w:tbl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21" w:customStyle="1">
    <w:name w:val="21"/>
    <w:basedOn w:val="TableNormal"/>
    <w:tblPr>
      <w:tblStyleRowBandSize w:val="1"/>
      <w:tblStyleColBandSize w:val="1"/>
      <w:tblCellMar>
        <w:top w:w="100.0" w:type="dxa"/>
        <w:left w:w="100.0" w:type="dxa"/>
        <w:bottom w:w="100.0" w:type="dxa"/>
        <w:right w:w="100.0" w:type="dxa"/>
      </w:tblCellMar>
    </w:tblPr>
  </w:style>
  <w:style w:type="table" w:styleId="20" w:customStyle="1">
    <w:name w:val="20"/>
    <w:basedOn w:val="TableNormal"/>
    <w:tblPr>
      <w:tblStyleRowBandSize w:val="1"/>
      <w:tblStyleColBandSize w:val="1"/>
      <w:tblCellMar>
        <w:top w:w="100.0" w:type="dxa"/>
        <w:left w:w="100.0" w:type="dxa"/>
        <w:bottom w:w="100.0" w:type="dxa"/>
        <w:right w:w="100.0" w:type="dxa"/>
      </w:tblCellMar>
    </w:tblPr>
  </w:style>
  <w:style w:type="table" w:styleId="19" w:customStyle="1">
    <w:name w:val="19"/>
    <w:basedOn w:val="TableNormal"/>
    <w:tblPr>
      <w:tblStyleRowBandSize w:val="1"/>
      <w:tblStyleColBandSize w:val="1"/>
      <w:tblCellMar>
        <w:top w:w="100.0" w:type="dxa"/>
        <w:left w:w="100.0" w:type="dxa"/>
        <w:bottom w:w="100.0" w:type="dxa"/>
        <w:right w:w="100.0" w:type="dxa"/>
      </w:tblCellMar>
    </w:tblPr>
  </w:style>
  <w:style w:type="table" w:styleId="TableGrid">
    <w:name w:val="Table Grid"/>
    <w:basedOn w:val="Table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er">
    <w:name w:val="header"/>
    <w:basedOn w:val="Normal"/>
    <w:link w:val="HeaderChar"/>
    <w:uiPriority w:val="99"/>
    <w:unhideWhenUsed w:val="1"/>
    <w:rsid w:val="0040006F"/>
    <w:pPr>
      <w:tabs>
        <w:tab w:val="center" w:pos="4419"/>
        <w:tab w:val="right" w:pos="8838"/>
      </w:tabs>
      <w:spacing w:line="240" w:lineRule="auto"/>
    </w:pPr>
  </w:style>
  <w:style w:type="character" w:styleId="HeaderChar" w:customStyle="1">
    <w:name w:val="Header Char"/>
    <w:basedOn w:val="DefaultParagraphFont"/>
    <w:link w:val="Header"/>
    <w:uiPriority w:val="99"/>
    <w:rsid w:val="0040006F"/>
  </w:style>
  <w:style w:type="paragraph" w:styleId="Footer">
    <w:name w:val="footer"/>
    <w:basedOn w:val="Normal"/>
    <w:link w:val="FooterChar"/>
    <w:uiPriority w:val="99"/>
    <w:unhideWhenUsed w:val="1"/>
    <w:rsid w:val="0040006F"/>
    <w:pPr>
      <w:tabs>
        <w:tab w:val="center" w:pos="4419"/>
        <w:tab w:val="right" w:pos="8838"/>
      </w:tabs>
      <w:spacing w:line="240" w:lineRule="auto"/>
    </w:pPr>
  </w:style>
  <w:style w:type="character" w:styleId="FooterChar" w:customStyle="1">
    <w:name w:val="Footer Char"/>
    <w:basedOn w:val="DefaultParagraphFont"/>
    <w:link w:val="Footer"/>
    <w:uiPriority w:val="99"/>
    <w:rsid w:val="0040006F"/>
  </w:style>
  <w:style w:type="paragraph" w:styleId="NormalWeb">
    <w:name w:val="Normal (Web)"/>
    <w:basedOn w:val="Normal"/>
    <w:uiPriority w:val="99"/>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ColorfulList-Accent1"/>
    <w:uiPriority w:val="34"/>
    <w:rsid w:val="0005659E"/>
    <w:rPr>
      <w:rFonts w:ascii="Arial" w:hAnsi="Arial"/>
      <w:b w:val="1"/>
      <w:sz w:val="24"/>
      <w:szCs w:val="24"/>
      <w:lang w:eastAsia="es-ES"/>
    </w:rPr>
  </w:style>
  <w:style w:type="table" w:styleId="ColorfulList-Accent1">
    <w:name w:val="Colorful List Accent 1"/>
    <w:basedOn w:val="Table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ListParagraph">
    <w:name w:val="List Paragraph"/>
    <w:basedOn w:val="Normal"/>
    <w:uiPriority w:val="34"/>
    <w:qFormat w:val="1"/>
    <w:rsid w:val="0005659E"/>
    <w:pPr>
      <w:ind w:left="720"/>
      <w:contextualSpacing w:val="1"/>
    </w:pPr>
  </w:style>
  <w:style w:type="character" w:styleId="Hyperlink">
    <w:name w:val="Hyperlink"/>
    <w:basedOn w:val="DefaultParagraphFont"/>
    <w:uiPriority w:val="99"/>
    <w:unhideWhenUsed w:val="1"/>
    <w:rsid w:val="00E65E01"/>
    <w:rPr>
      <w:color w:val="0000ff" w:themeColor="hyperlink"/>
      <w:u w:val="single"/>
    </w:rPr>
  </w:style>
  <w:style w:type="character" w:styleId="Mencinsinresolver1" w:customStyle="1">
    <w:name w:val="Mención sin resolver1"/>
    <w:basedOn w:val="DefaultParagraphFont"/>
    <w:uiPriority w:val="99"/>
    <w:semiHidden w:val="1"/>
    <w:unhideWhenUsed w:val="1"/>
    <w:rsid w:val="00E65E01"/>
    <w:rPr>
      <w:color w:val="605e5c"/>
      <w:shd w:color="auto" w:fill="e1dfdd" w:val="clear"/>
    </w:rPr>
  </w:style>
  <w:style w:type="character" w:styleId="FollowedHyperlink">
    <w:name w:val="FollowedHyperlink"/>
    <w:basedOn w:val="DefaultParagraphFont"/>
    <w:uiPriority w:val="99"/>
    <w:semiHidden w:val="1"/>
    <w:unhideWhenUsed w:val="1"/>
    <w:rsid w:val="00CB7F80"/>
    <w:rPr>
      <w:color w:val="800080" w:themeColor="followedHyperlink"/>
      <w:u w:val="single"/>
    </w:rPr>
  </w:style>
  <w:style w:type="paragraph" w:styleId="BalloonText">
    <w:name w:val="Balloon Text"/>
    <w:basedOn w:val="Normal"/>
    <w:link w:val="BalloonTextChar"/>
    <w:uiPriority w:val="99"/>
    <w:semiHidden w:val="1"/>
    <w:unhideWhenUsed w:val="1"/>
    <w:rsid w:val="00476490"/>
    <w:pPr>
      <w:spacing w:line="240" w:lineRule="auto"/>
    </w:pPr>
    <w:rPr>
      <w:rFonts w:ascii="Times New Roman" w:cs="Times New Roman" w:hAnsi="Times New Roman"/>
      <w:sz w:val="18"/>
      <w:szCs w:val="18"/>
    </w:rPr>
  </w:style>
  <w:style w:type="character" w:styleId="BalloonTextChar" w:customStyle="1">
    <w:name w:val="Balloon Text Char"/>
    <w:basedOn w:val="DefaultParagraphFont"/>
    <w:link w:val="BalloonText"/>
    <w:uiPriority w:val="99"/>
    <w:semiHidden w:val="1"/>
    <w:rsid w:val="00476490"/>
    <w:rPr>
      <w:rFonts w:ascii="Times New Roman" w:cs="Times New Roman" w:hAnsi="Times New Roman"/>
      <w:sz w:val="18"/>
      <w:szCs w:val="18"/>
    </w:rPr>
  </w:style>
  <w:style w:type="character" w:styleId="CommentReference">
    <w:name w:val="annotation reference"/>
    <w:basedOn w:val="DefaultParagraphFont"/>
    <w:uiPriority w:val="99"/>
    <w:semiHidden w:val="1"/>
    <w:unhideWhenUsed w:val="1"/>
    <w:rsid w:val="00726CB3"/>
    <w:rPr>
      <w:sz w:val="16"/>
      <w:szCs w:val="16"/>
    </w:rPr>
  </w:style>
  <w:style w:type="paragraph" w:styleId="CommentText">
    <w:name w:val="annotation text"/>
    <w:basedOn w:val="Normal"/>
    <w:link w:val="CommentTextChar"/>
    <w:uiPriority w:val="99"/>
    <w:unhideWhenUsed w:val="1"/>
    <w:rsid w:val="00726CB3"/>
    <w:pPr>
      <w:spacing w:line="240" w:lineRule="auto"/>
    </w:pPr>
    <w:rPr>
      <w:sz w:val="20"/>
      <w:szCs w:val="20"/>
    </w:rPr>
  </w:style>
  <w:style w:type="character" w:styleId="CommentTextChar" w:customStyle="1">
    <w:name w:val="Comment Text Char"/>
    <w:basedOn w:val="DefaultParagraphFont"/>
    <w:link w:val="CommentText"/>
    <w:uiPriority w:val="99"/>
    <w:rsid w:val="00726CB3"/>
    <w:rPr>
      <w:sz w:val="20"/>
      <w:szCs w:val="20"/>
    </w:rPr>
  </w:style>
  <w:style w:type="paragraph" w:styleId="CommentSubject">
    <w:name w:val="annotation subject"/>
    <w:basedOn w:val="CommentText"/>
    <w:next w:val="CommentText"/>
    <w:link w:val="CommentSubjectChar"/>
    <w:uiPriority w:val="99"/>
    <w:semiHidden w:val="1"/>
    <w:unhideWhenUsed w:val="1"/>
    <w:rsid w:val="00726CB3"/>
    <w:rPr>
      <w:b w:val="1"/>
      <w:bCs w:val="1"/>
    </w:rPr>
  </w:style>
  <w:style w:type="character" w:styleId="CommentSubjectChar" w:customStyle="1">
    <w:name w:val="Comment Subject Char"/>
    <w:basedOn w:val="CommentTextChar"/>
    <w:link w:val="CommentSubject"/>
    <w:uiPriority w:val="99"/>
    <w:semiHidden w:val="1"/>
    <w:rsid w:val="00726CB3"/>
    <w:rPr>
      <w:b w:val="1"/>
      <w:bCs w:val="1"/>
      <w:sz w:val="20"/>
      <w:szCs w:val="20"/>
    </w:rPr>
  </w:style>
  <w:style w:type="table" w:styleId="18" w:customStyle="1">
    <w:name w:val="18"/>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7" w:customStyle="1">
    <w:name w:val="17"/>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6" w:customStyle="1">
    <w:name w:val="16"/>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5" w:customStyle="1">
    <w:name w:val="15"/>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4" w:customStyle="1">
    <w:name w:val="14"/>
    <w:basedOn w:val="TableNormal10"/>
    <w:tblPr>
      <w:tblStyleRowBandSize w:val="1"/>
      <w:tblStyleColBandSize w:val="1"/>
      <w:tblCellMar>
        <w:left w:w="70.0" w:type="dxa"/>
        <w:right w:w="70.0" w:type="dxa"/>
      </w:tblCellMar>
    </w:tblPr>
  </w:style>
  <w:style w:type="table" w:styleId="13" w:customStyle="1">
    <w:name w:val="13"/>
    <w:basedOn w:val="TableNormal10"/>
    <w:tblPr>
      <w:tblStyleRowBandSize w:val="1"/>
      <w:tblStyleColBandSize w:val="1"/>
      <w:tblCellMar>
        <w:top w:w="15.0" w:type="dxa"/>
        <w:left w:w="15.0" w:type="dxa"/>
        <w:bottom w:w="15.0" w:type="dxa"/>
        <w:right w:w="15.0" w:type="dxa"/>
      </w:tblCellMar>
    </w:tblPr>
  </w:style>
  <w:style w:type="table" w:styleId="12" w:customStyle="1">
    <w:name w:val="12"/>
    <w:basedOn w:val="TableNormal10"/>
    <w:tblPr>
      <w:tblStyleRowBandSize w:val="1"/>
      <w:tblStyleColBandSize w:val="1"/>
      <w:tblCellMar>
        <w:top w:w="15.0" w:type="dxa"/>
        <w:left w:w="15.0" w:type="dxa"/>
        <w:bottom w:w="15.0" w:type="dxa"/>
        <w:right w:w="15.0" w:type="dxa"/>
      </w:tblCellMar>
    </w:tblPr>
  </w:style>
  <w:style w:type="table" w:styleId="11" w:customStyle="1">
    <w:name w:val="11"/>
    <w:basedOn w:val="TableNormal10"/>
    <w:tblPr>
      <w:tblStyleRowBandSize w:val="1"/>
      <w:tblStyleColBandSize w:val="1"/>
      <w:tblCellMar>
        <w:left w:w="115.0" w:type="dxa"/>
        <w:right w:w="115.0" w:type="dxa"/>
      </w:tblCellMar>
    </w:tblPr>
  </w:style>
  <w:style w:type="table" w:styleId="10" w:customStyle="1">
    <w:name w:val="10"/>
    <w:basedOn w:val="TableNormal10"/>
    <w:tblPr>
      <w:tblStyleRowBandSize w:val="1"/>
      <w:tblStyleColBandSize w:val="1"/>
      <w:tblCellMar>
        <w:left w:w="115.0" w:type="dxa"/>
        <w:right w:w="115.0" w:type="dxa"/>
      </w:tblCellMar>
    </w:tblPr>
  </w:style>
  <w:style w:type="table" w:styleId="9" w:customStyle="1">
    <w:name w:val="9"/>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8" w:customStyle="1">
    <w:name w:val="8"/>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7" w:customStyle="1">
    <w:name w:val="7"/>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6" w:customStyle="1">
    <w:name w:val="6"/>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 w:customStyle="1">
    <w:name w:val="5"/>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4" w:customStyle="1">
    <w:name w:val="4"/>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 w:customStyle="1">
    <w:name w:val="3"/>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 w:customStyle="1">
    <w:name w:val="2"/>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 w:customStyle="1">
    <w:name w:val="1"/>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Mencinsinresolver2" w:customStyle="1">
    <w:name w:val="Mención sin resolver2"/>
    <w:basedOn w:val="DefaultParagraphFont"/>
    <w:uiPriority w:val="99"/>
    <w:semiHidden w:val="1"/>
    <w:unhideWhenUsed w:val="1"/>
    <w:rsid w:val="007C4702"/>
    <w:rPr>
      <w:color w:val="605e5c"/>
      <w:shd w:color="auto" w:fill="e1dfdd" w:val="clear"/>
    </w:rPr>
  </w:style>
  <w:style w:type="character" w:styleId="Heading1Char" w:customStyle="1">
    <w:name w:val="Heading 1 Char"/>
    <w:basedOn w:val="DefaultParagraphFont"/>
    <w:link w:val="Heading1"/>
    <w:uiPriority w:val="9"/>
    <w:rsid w:val="003C4906"/>
    <w:rPr>
      <w:sz w:val="40"/>
      <w:szCs w:val="40"/>
    </w:rPr>
  </w:style>
  <w:style w:type="paragraph" w:styleId="Bibliography">
    <w:name w:val="Bibliography"/>
    <w:basedOn w:val="Normal"/>
    <w:next w:val="Normal"/>
    <w:uiPriority w:val="37"/>
    <w:unhideWhenUsed w:val="1"/>
    <w:rsid w:val="003C4906"/>
  </w:style>
  <w:style w:type="character" w:styleId="Mencinsinresolver3" w:customStyle="1">
    <w:name w:val="Mención sin resolver3"/>
    <w:basedOn w:val="DefaultParagraphFont"/>
    <w:uiPriority w:val="99"/>
    <w:semiHidden w:val="1"/>
    <w:unhideWhenUsed w:val="1"/>
    <w:rsid w:val="00313C26"/>
    <w:rPr>
      <w:color w:val="605e5c"/>
      <w:shd w:color="auto" w:fill="e1dfdd" w:val="clear"/>
    </w:rPr>
  </w:style>
  <w:style w:type="paragraph" w:styleId="NoSpacing">
    <w:name w:val="No Spacing"/>
    <w:uiPriority w:val="1"/>
    <w:qFormat w:val="1"/>
    <w:rsid w:val="00625ACD"/>
    <w:pPr>
      <w:spacing w:line="240" w:lineRule="auto"/>
    </w:pPr>
  </w:style>
  <w:style w:type="character" w:styleId="Strong">
    <w:name w:val="Strong"/>
    <w:basedOn w:val="DefaultParagraphFont"/>
    <w:uiPriority w:val="22"/>
    <w:qFormat w:val="1"/>
    <w:rsid w:val="00F74C6E"/>
    <w:rPr>
      <w:b w:val="1"/>
      <w:bCs w:val="1"/>
    </w:rPr>
  </w:style>
  <w:style w:type="character" w:styleId="Mencinsinresolver4" w:customStyle="1">
    <w:name w:val="Mención sin resolver4"/>
    <w:basedOn w:val="DefaultParagraphFont"/>
    <w:uiPriority w:val="99"/>
    <w:semiHidden w:val="1"/>
    <w:unhideWhenUsed w:val="1"/>
    <w:rsid w:val="000A292B"/>
    <w:rPr>
      <w:color w:val="605e5c"/>
      <w:shd w:color="auto" w:fill="e1dfdd" w:val="clear"/>
    </w:rPr>
  </w:style>
  <w:style w:type="character" w:styleId="Emphasis">
    <w:name w:val="Emphasis"/>
    <w:basedOn w:val="DefaultParagraphFont"/>
    <w:uiPriority w:val="20"/>
    <w:qFormat w:val="1"/>
    <w:rsid w:val="001849E5"/>
    <w:rPr>
      <w:i w:val="1"/>
      <w:iCs w:val="1"/>
    </w:rPr>
  </w:style>
  <w:style w:type="character" w:styleId="hgkelc" w:customStyle="1">
    <w:name w:val="hgkelc"/>
    <w:basedOn w:val="DefaultParagraphFont"/>
    <w:rsid w:val="005C6B8D"/>
  </w:style>
  <w:style w:type="table" w:styleId="GridTable3">
    <w:name w:val="Grid Table 3"/>
    <w:basedOn w:val="TableNormal"/>
    <w:uiPriority w:val="48"/>
    <w:rsid w:val="00D457D1"/>
    <w:pPr>
      <w:spacing w:line="240" w:lineRule="auto"/>
    </w:pPr>
    <w:tblPr>
      <w:tblStyleRowBandSize w:val="1"/>
      <w:tblStyleColBandSize w:val="1"/>
      <w:tblBorders>
        <w:top w:color="666666" w:space="0" w:sz="4" w:themeColor="text1" w:themeTint="000099" w:val="single"/>
        <w:left w:color="666666" w:space="0" w:sz="4" w:themeColor="text1" w:themeTint="000099" w:val="single"/>
        <w:bottom w:color="666666" w:space="0" w:sz="4" w:themeColor="text1" w:themeTint="000099" w:val="single"/>
        <w:right w:color="666666" w:space="0" w:sz="4" w:themeColor="text1" w:themeTint="000099" w:val="single"/>
        <w:insideH w:color="666666" w:space="0" w:sz="4" w:themeColor="text1" w:themeTint="000099" w:val="single"/>
        <w:insideV w:color="666666" w:space="0" w:sz="4" w:themeColor="text1"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tblStylePr w:type="neCell">
      <w:tblPr/>
      <w:tcPr>
        <w:tcBorders>
          <w:bottom w:color="666666" w:space="0" w:sz="4" w:themeColor="text1" w:themeTint="000099" w:val="single"/>
        </w:tcBorders>
      </w:tcPr>
    </w:tblStylePr>
    <w:tblStylePr w:type="nwCell">
      <w:tblPr/>
      <w:tcPr>
        <w:tcBorders>
          <w:bottom w:color="666666" w:space="0" w:sz="4" w:themeColor="text1" w:themeTint="000099" w:val="single"/>
        </w:tcBorders>
      </w:tcPr>
    </w:tblStylePr>
    <w:tblStylePr w:type="seCell">
      <w:tblPr/>
      <w:tcPr>
        <w:tcBorders>
          <w:top w:color="666666" w:space="0" w:sz="4" w:themeColor="text1" w:themeTint="000099" w:val="single"/>
        </w:tcBorders>
      </w:tcPr>
    </w:tblStylePr>
    <w:tblStylePr w:type="swCell">
      <w:tblPr/>
      <w:tcPr>
        <w:tcBorders>
          <w:top w:color="666666" w:space="0" w:sz="4" w:themeColor="text1" w:themeTint="000099" w:val="single"/>
        </w:tcBorders>
      </w:tcPr>
    </w:tblStylePr>
  </w:style>
  <w:style w:type="table" w:styleId="PlainTable1">
    <w:name w:val="Plain Table 1"/>
    <w:basedOn w:val="TableNormal"/>
    <w:uiPriority w:val="41"/>
    <w:rsid w:val="00D457D1"/>
    <w:pPr>
      <w:spacing w:line="240" w:lineRule="auto"/>
    </w:p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table" w:styleId="TableGridLight">
    <w:name w:val="Grid Table Light"/>
    <w:basedOn w:val="TableNormal"/>
    <w:uiPriority w:val="40"/>
    <w:rsid w:val="00D457D1"/>
    <w:pPr>
      <w:spacing w:line="240" w:lineRule="auto"/>
    </w:p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character" w:styleId="PlaceholderText">
    <w:name w:val="Placeholder Text"/>
    <w:basedOn w:val="DefaultParagraphFont"/>
    <w:uiPriority w:val="99"/>
    <w:semiHidden w:val="1"/>
    <w:rsid w:val="00644A63"/>
    <w:rPr>
      <w:color w:val="808080"/>
    </w:rPr>
  </w:style>
  <w:style w:type="paragraph" w:styleId="BodyText">
    <w:name w:val="Body Text"/>
    <w:basedOn w:val="Normal"/>
    <w:link w:val="BodyTextChar"/>
    <w:rsid w:val="00A8005B"/>
    <w:pPr>
      <w:spacing w:line="240" w:lineRule="auto"/>
      <w:jc w:val="both"/>
    </w:pPr>
    <w:rPr>
      <w:rFonts w:cs="Times New Roman" w:eastAsia="Times New Roman"/>
      <w:sz w:val="28"/>
      <w:szCs w:val="20"/>
      <w:lang w:eastAsia="es-ES"/>
    </w:rPr>
  </w:style>
  <w:style w:type="character" w:styleId="BodyTextChar" w:customStyle="1">
    <w:name w:val="Body Text Char"/>
    <w:basedOn w:val="DefaultParagraphFont"/>
    <w:link w:val="BodyText"/>
    <w:rsid w:val="00A8005B"/>
    <w:rPr>
      <w:rFonts w:cs="Times New Roman" w:eastAsia="Times New Roman"/>
      <w:sz w:val="28"/>
      <w:szCs w:val="20"/>
      <w:lang w:eastAsia="es-ES"/>
    </w:rPr>
  </w:style>
  <w:style w:type="paragraph" w:styleId="BodyText3">
    <w:name w:val="Body Text 3"/>
    <w:basedOn w:val="Normal"/>
    <w:link w:val="BodyText3Char"/>
    <w:uiPriority w:val="99"/>
    <w:semiHidden w:val="1"/>
    <w:unhideWhenUsed w:val="1"/>
    <w:rsid w:val="004D333E"/>
    <w:pPr>
      <w:spacing w:after="120"/>
    </w:pPr>
    <w:rPr>
      <w:sz w:val="16"/>
      <w:szCs w:val="16"/>
    </w:rPr>
  </w:style>
  <w:style w:type="character" w:styleId="BodyText3Char" w:customStyle="1">
    <w:name w:val="Body Text 3 Char"/>
    <w:basedOn w:val="DefaultParagraphFont"/>
    <w:link w:val="BodyText3"/>
    <w:uiPriority w:val="99"/>
    <w:semiHidden w:val="1"/>
    <w:rsid w:val="004D333E"/>
    <w:rPr>
      <w:sz w:val="16"/>
      <w:szCs w:val="16"/>
    </w:rPr>
  </w:style>
  <w:style w:type="paragraph" w:styleId="BodyTextIndent3">
    <w:name w:val="Body Text Indent 3"/>
    <w:basedOn w:val="Normal"/>
    <w:link w:val="BodyTextIndent3Char"/>
    <w:uiPriority w:val="99"/>
    <w:semiHidden w:val="1"/>
    <w:unhideWhenUsed w:val="1"/>
    <w:rsid w:val="00F20992"/>
    <w:pPr>
      <w:spacing w:after="120"/>
      <w:ind w:left="283"/>
    </w:pPr>
    <w:rPr>
      <w:sz w:val="16"/>
      <w:szCs w:val="16"/>
    </w:rPr>
  </w:style>
  <w:style w:type="character" w:styleId="BodyTextIndent3Char" w:customStyle="1">
    <w:name w:val="Body Text Indent 3 Char"/>
    <w:basedOn w:val="DefaultParagraphFont"/>
    <w:link w:val="BodyTextIndent3"/>
    <w:uiPriority w:val="99"/>
    <w:semiHidden w:val="1"/>
    <w:rsid w:val="00F20992"/>
    <w:rPr>
      <w:sz w:val="16"/>
      <w:szCs w:val="16"/>
    </w:rPr>
  </w:style>
  <w:style w:type="paragraph" w:styleId="BodyText2">
    <w:name w:val="Body Text 2"/>
    <w:basedOn w:val="Normal"/>
    <w:link w:val="BodyText2Char"/>
    <w:uiPriority w:val="99"/>
    <w:semiHidden w:val="1"/>
    <w:unhideWhenUsed w:val="1"/>
    <w:rsid w:val="003E7C9E"/>
    <w:pPr>
      <w:spacing w:after="120" w:line="480" w:lineRule="auto"/>
    </w:pPr>
  </w:style>
  <w:style w:type="character" w:styleId="BodyText2Char" w:customStyle="1">
    <w:name w:val="Body Text 2 Char"/>
    <w:basedOn w:val="DefaultParagraphFont"/>
    <w:link w:val="BodyText2"/>
    <w:uiPriority w:val="99"/>
    <w:semiHidden w:val="1"/>
    <w:rsid w:val="003E7C9E"/>
  </w:style>
  <w:style w:type="character" w:styleId="Heading7Char" w:customStyle="1">
    <w:name w:val="Heading 7 Char"/>
    <w:basedOn w:val="DefaultParagraphFont"/>
    <w:link w:val="Heading7"/>
    <w:uiPriority w:val="9"/>
    <w:semiHidden w:val="1"/>
    <w:rsid w:val="008F7522"/>
    <w:rPr>
      <w:rFonts w:asciiTheme="majorHAnsi" w:cstheme="majorBidi" w:eastAsiaTheme="majorEastAsia" w:hAnsiTheme="majorHAnsi"/>
      <w:i w:val="1"/>
      <w:iCs w:val="1"/>
      <w:color w:val="243f60" w:themeColor="accent1" w:themeShade="00007F"/>
      <w:sz w:val="24"/>
      <w:szCs w:val="24"/>
    </w:rPr>
  </w:style>
  <w:style w:type="character" w:styleId="Heading8Char" w:customStyle="1">
    <w:name w:val="Heading 8 Char"/>
    <w:basedOn w:val="DefaultParagraphFont"/>
    <w:link w:val="Heading8"/>
    <w:uiPriority w:val="9"/>
    <w:semiHidden w:val="1"/>
    <w:rsid w:val="008F7522"/>
    <w:rPr>
      <w:rFonts w:asciiTheme="majorHAnsi" w:cstheme="majorBidi" w:eastAsiaTheme="majorEastAsia" w:hAnsiTheme="majorHAnsi"/>
      <w:color w:val="272727" w:themeColor="text1" w:themeTint="0000D8"/>
      <w:sz w:val="21"/>
      <w:szCs w:val="21"/>
    </w:rPr>
  </w:style>
  <w:style w:type="character" w:styleId="Heading9Char" w:customStyle="1">
    <w:name w:val="Heading 9 Char"/>
    <w:basedOn w:val="DefaultParagraphFont"/>
    <w:link w:val="Heading9"/>
    <w:uiPriority w:val="9"/>
    <w:semiHidden w:val="1"/>
    <w:rsid w:val="008F7522"/>
    <w:rPr>
      <w:rFonts w:asciiTheme="majorHAnsi" w:cstheme="majorBidi" w:eastAsiaTheme="majorEastAsia" w:hAnsiTheme="majorHAnsi"/>
      <w:i w:val="1"/>
      <w:iCs w:val="1"/>
      <w:color w:val="272727" w:themeColor="text1" w:themeTint="0000D8"/>
      <w:sz w:val="21"/>
      <w:szCs w:val="21"/>
    </w:rPr>
  </w:style>
  <w:style w:type="table" w:styleId="TableNormal5" w:customStyle="1">
    <w:name w:val="Table Normal5"/>
    <w:rsid w:val="008F7522"/>
    <w:pPr>
      <w:spacing w:line="240" w:lineRule="auto"/>
    </w:pPr>
    <w:rPr>
      <w:rFonts w:ascii="Times New Roman" w:cs="Times New Roman" w:eastAsia="Times New Roman" w:hAnsi="Times New Roman"/>
      <w:sz w:val="24"/>
      <w:szCs w:val="24"/>
    </w:rPr>
    <w:tblPr>
      <w:tblCellMar>
        <w:top w:w="0.0" w:type="dxa"/>
        <w:left w:w="0.0" w:type="dxa"/>
        <w:bottom w:w="0.0" w:type="dxa"/>
        <w:right w:w="0.0" w:type="dxa"/>
      </w:tblCellMar>
    </w:tblPr>
  </w:style>
  <w:style w:type="table" w:styleId="TableNormal4" w:customStyle="1">
    <w:name w:val="Table Normal4"/>
    <w:rsid w:val="008F7522"/>
    <w:pPr>
      <w:spacing w:line="240" w:lineRule="auto"/>
    </w:pPr>
    <w:rPr>
      <w:rFonts w:ascii="Times New Roman" w:cs="Times New Roman" w:eastAsia="Times New Roman" w:hAnsi="Times New Roman"/>
      <w:sz w:val="24"/>
      <w:szCs w:val="24"/>
    </w:rPr>
    <w:tblPr>
      <w:tblCellMar>
        <w:top w:w="0.0" w:type="dxa"/>
        <w:left w:w="0.0" w:type="dxa"/>
        <w:bottom w:w="0.0" w:type="dxa"/>
        <w:right w:w="0.0" w:type="dxa"/>
      </w:tblCellMar>
    </w:tblPr>
  </w:style>
  <w:style w:type="table" w:styleId="TableNormal3" w:customStyle="1">
    <w:name w:val="Table Normal3"/>
    <w:rsid w:val="008F7522"/>
    <w:pPr>
      <w:spacing w:line="240" w:lineRule="auto"/>
    </w:pPr>
    <w:rPr>
      <w:rFonts w:ascii="Times New Roman" w:cs="Times New Roman" w:eastAsia="Times New Roman" w:hAnsi="Times New Roman"/>
      <w:sz w:val="24"/>
      <w:szCs w:val="24"/>
    </w:rPr>
    <w:tblPr>
      <w:tblCellMar>
        <w:top w:w="0.0" w:type="dxa"/>
        <w:left w:w="0.0" w:type="dxa"/>
        <w:bottom w:w="0.0" w:type="dxa"/>
        <w:right w:w="0.0" w:type="dxa"/>
      </w:tblCellMar>
    </w:tblPr>
  </w:style>
  <w:style w:type="table" w:styleId="33" w:customStyle="1">
    <w:name w:val="33"/>
    <w:basedOn w:val="TableNormal"/>
    <w:rsid w:val="008F7522"/>
    <w:pPr>
      <w:spacing w:line="240" w:lineRule="auto"/>
    </w:pPr>
    <w:rPr>
      <w:rFonts w:ascii="Times New Roman" w:cs="Times New Roman" w:eastAsia="Times New Roman" w:hAnsi="Times New Roman"/>
      <w:sz w:val="24"/>
      <w:szCs w:val="24"/>
    </w:rPr>
    <w:tblPr>
      <w:tblStyleRowBandSize w:val="1"/>
      <w:tblStyleColBandSize w:val="1"/>
      <w:tblCellMar>
        <w:top w:w="100.0" w:type="dxa"/>
        <w:left w:w="100.0" w:type="dxa"/>
        <w:bottom w:w="100.0" w:type="dxa"/>
        <w:right w:w="100.0" w:type="dxa"/>
      </w:tblCellMar>
    </w:tblPr>
  </w:style>
  <w:style w:type="table" w:styleId="32" w:customStyle="1">
    <w:name w:val="32"/>
    <w:basedOn w:val="TableNormal"/>
    <w:rsid w:val="008F7522"/>
    <w:pPr>
      <w:spacing w:line="240" w:lineRule="auto"/>
    </w:pPr>
    <w:rPr>
      <w:rFonts w:ascii="Times New Roman" w:cs="Times New Roman" w:eastAsia="Times New Roman" w:hAnsi="Times New Roman"/>
      <w:sz w:val="24"/>
      <w:szCs w:val="24"/>
    </w:rPr>
    <w:tblPr>
      <w:tblStyleRowBandSize w:val="1"/>
      <w:tblStyleColBandSize w:val="1"/>
      <w:tblCellMar>
        <w:top w:w="100.0" w:type="dxa"/>
        <w:left w:w="100.0" w:type="dxa"/>
        <w:bottom w:w="100.0" w:type="dxa"/>
        <w:right w:w="100.0" w:type="dxa"/>
      </w:tblCellMar>
    </w:tblPr>
  </w:style>
  <w:style w:type="table" w:styleId="31" w:customStyle="1">
    <w:name w:val="31"/>
    <w:basedOn w:val="TableNormal"/>
    <w:rsid w:val="008F7522"/>
    <w:pPr>
      <w:spacing w:line="240" w:lineRule="auto"/>
    </w:pPr>
    <w:rPr>
      <w:rFonts w:ascii="Times New Roman" w:cs="Times New Roman" w:eastAsia="Times New Roman" w:hAnsi="Times New Roman"/>
      <w:sz w:val="24"/>
      <w:szCs w:val="24"/>
    </w:rPr>
    <w:tblPr>
      <w:tblStyleRowBandSize w:val="1"/>
      <w:tblStyleColBandSize w:val="1"/>
      <w:tblCellMar>
        <w:top w:w="100.0" w:type="dxa"/>
        <w:left w:w="100.0" w:type="dxa"/>
        <w:bottom w:w="100.0" w:type="dxa"/>
        <w:right w:w="100.0" w:type="dxa"/>
      </w:tblCellMar>
    </w:tblPr>
  </w:style>
  <w:style w:type="table" w:styleId="30" w:customStyle="1">
    <w:name w:val="30"/>
    <w:basedOn w:val="TableNormal10"/>
    <w:rsid w:val="008F7522"/>
    <w:pPr>
      <w:spacing w:line="240" w:lineRule="auto"/>
    </w:pPr>
    <w:rPr>
      <w:rFonts w:ascii="Times New Roman" w:cs="Times New Roman" w:eastAsia="Times New Roman" w:hAnsi="Times New Roman"/>
      <w:b w:val="1"/>
      <w:sz w:val="24"/>
      <w:szCs w:val="24"/>
    </w:rPr>
    <w:tblPr>
      <w:tblStyleRowBandSize w:val="1"/>
      <w:tblStyleColBandSize w:val="1"/>
      <w:tblCellMar>
        <w:left w:w="115.0" w:type="dxa"/>
        <w:right w:w="115.0" w:type="dxa"/>
      </w:tblCellMar>
    </w:tblPr>
    <w:tcPr>
      <w:shd w:color="auto" w:fill="edf2f8" w:val="clear"/>
    </w:tcPr>
  </w:style>
  <w:style w:type="table" w:styleId="29" w:customStyle="1">
    <w:name w:val="29"/>
    <w:basedOn w:val="TableNormal10"/>
    <w:rsid w:val="008F7522"/>
    <w:pPr>
      <w:spacing w:line="240" w:lineRule="auto"/>
    </w:pPr>
    <w:rPr>
      <w:rFonts w:ascii="Times New Roman" w:cs="Times New Roman" w:eastAsia="Times New Roman" w:hAnsi="Times New Roman"/>
      <w:b w:val="1"/>
      <w:sz w:val="24"/>
      <w:szCs w:val="24"/>
    </w:rPr>
    <w:tblPr>
      <w:tblStyleRowBandSize w:val="1"/>
      <w:tblStyleColBandSize w:val="1"/>
      <w:tblCellMar>
        <w:left w:w="115.0" w:type="dxa"/>
        <w:right w:w="115.0" w:type="dxa"/>
      </w:tblCellMar>
    </w:tblPr>
    <w:tcPr>
      <w:shd w:color="auto" w:fill="edf2f8" w:val="clear"/>
    </w:tcPr>
  </w:style>
  <w:style w:type="table" w:styleId="28" w:customStyle="1">
    <w:name w:val="28"/>
    <w:basedOn w:val="TableNormal10"/>
    <w:rsid w:val="008F7522"/>
    <w:pPr>
      <w:spacing w:line="240" w:lineRule="auto"/>
    </w:pPr>
    <w:rPr>
      <w:rFonts w:ascii="Times New Roman" w:cs="Times New Roman" w:eastAsia="Times New Roman" w:hAnsi="Times New Roman"/>
      <w:b w:val="1"/>
      <w:sz w:val="24"/>
      <w:szCs w:val="24"/>
    </w:rPr>
    <w:tblPr>
      <w:tblStyleRowBandSize w:val="1"/>
      <w:tblStyleColBandSize w:val="1"/>
      <w:tblCellMar>
        <w:left w:w="115.0" w:type="dxa"/>
        <w:right w:w="115.0" w:type="dxa"/>
      </w:tblCellMar>
    </w:tblPr>
    <w:tcPr>
      <w:shd w:color="auto" w:fill="edf2f8" w:val="clear"/>
    </w:tcPr>
  </w:style>
  <w:style w:type="table" w:styleId="27" w:customStyle="1">
    <w:name w:val="27"/>
    <w:basedOn w:val="TableNormal10"/>
    <w:rsid w:val="008F7522"/>
    <w:pPr>
      <w:spacing w:line="240" w:lineRule="auto"/>
    </w:pPr>
    <w:rPr>
      <w:rFonts w:ascii="Times New Roman" w:cs="Times New Roman" w:eastAsia="Times New Roman" w:hAnsi="Times New Roman"/>
      <w:b w:val="1"/>
      <w:sz w:val="24"/>
      <w:szCs w:val="24"/>
    </w:rPr>
    <w:tblPr>
      <w:tblStyleRowBandSize w:val="1"/>
      <w:tblStyleColBandSize w:val="1"/>
      <w:tblCellMar>
        <w:left w:w="115.0" w:type="dxa"/>
        <w:right w:w="115.0" w:type="dxa"/>
      </w:tblCellMar>
    </w:tblPr>
    <w:tcPr>
      <w:shd w:color="auto" w:fill="edf2f8" w:val="clear"/>
    </w:tcPr>
  </w:style>
  <w:style w:type="table" w:styleId="26" w:customStyle="1">
    <w:name w:val="26"/>
    <w:basedOn w:val="TableNormal10"/>
    <w:rsid w:val="008F7522"/>
    <w:pPr>
      <w:spacing w:line="240" w:lineRule="auto"/>
    </w:pPr>
    <w:rPr>
      <w:rFonts w:ascii="Times New Roman" w:cs="Times New Roman" w:eastAsia="Times New Roman" w:hAnsi="Times New Roman"/>
      <w:sz w:val="24"/>
      <w:szCs w:val="24"/>
    </w:rPr>
    <w:tblPr>
      <w:tblStyleRowBandSize w:val="1"/>
      <w:tblStyleColBandSize w:val="1"/>
      <w:tblCellMar>
        <w:left w:w="70.0" w:type="dxa"/>
        <w:right w:w="70.0" w:type="dxa"/>
      </w:tblCellMar>
    </w:tblPr>
  </w:style>
  <w:style w:type="table" w:styleId="25" w:customStyle="1">
    <w:name w:val="25"/>
    <w:basedOn w:val="TableNormal10"/>
    <w:rsid w:val="008F7522"/>
    <w:pPr>
      <w:spacing w:line="240" w:lineRule="auto"/>
    </w:pPr>
    <w:rPr>
      <w:rFonts w:ascii="Times New Roman" w:cs="Times New Roman" w:eastAsia="Times New Roman" w:hAnsi="Times New Roman"/>
      <w:sz w:val="24"/>
      <w:szCs w:val="24"/>
    </w:rPr>
    <w:tblPr>
      <w:tblStyleRowBandSize w:val="1"/>
      <w:tblStyleColBandSize w:val="1"/>
      <w:tblCellMar>
        <w:top w:w="15.0" w:type="dxa"/>
        <w:left w:w="15.0" w:type="dxa"/>
        <w:bottom w:w="15.0" w:type="dxa"/>
        <w:right w:w="15.0" w:type="dxa"/>
      </w:tblCellMar>
    </w:tblPr>
  </w:style>
  <w:style w:type="table" w:styleId="24" w:customStyle="1">
    <w:name w:val="24"/>
    <w:basedOn w:val="TableNormal10"/>
    <w:rsid w:val="008F7522"/>
    <w:pPr>
      <w:spacing w:line="240" w:lineRule="auto"/>
    </w:pPr>
    <w:rPr>
      <w:rFonts w:ascii="Times New Roman" w:cs="Times New Roman" w:eastAsia="Times New Roman" w:hAnsi="Times New Roman"/>
      <w:sz w:val="24"/>
      <w:szCs w:val="24"/>
    </w:rPr>
    <w:tblPr>
      <w:tblStyleRowBandSize w:val="1"/>
      <w:tblStyleColBandSize w:val="1"/>
      <w:tblCellMar>
        <w:top w:w="15.0" w:type="dxa"/>
        <w:left w:w="15.0" w:type="dxa"/>
        <w:bottom w:w="15.0" w:type="dxa"/>
        <w:right w:w="15.0" w:type="dxa"/>
      </w:tblCellMar>
    </w:tblPr>
  </w:style>
  <w:style w:type="table" w:styleId="23" w:customStyle="1">
    <w:name w:val="23"/>
    <w:basedOn w:val="TableNormal10"/>
    <w:rsid w:val="008F7522"/>
    <w:pPr>
      <w:spacing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style>
  <w:style w:type="table" w:styleId="22" w:customStyle="1">
    <w:name w:val="22"/>
    <w:basedOn w:val="TableNormal10"/>
    <w:rsid w:val="008F7522"/>
    <w:pPr>
      <w:spacing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style>
  <w:style w:type="paragraph" w:styleId="Revision">
    <w:name w:val="Revision"/>
    <w:hidden w:val="1"/>
    <w:uiPriority w:val="99"/>
    <w:semiHidden w:val="1"/>
    <w:rsid w:val="008F7522"/>
    <w:pPr>
      <w:spacing w:line="240" w:lineRule="auto"/>
    </w:pPr>
    <w:rPr>
      <w:rFonts w:ascii="Times New Roman" w:cs="Times New Roman" w:eastAsia="Times New Roman" w:hAnsi="Times New Roman"/>
      <w:sz w:val="24"/>
      <w:szCs w:val="24"/>
    </w:rPr>
  </w:style>
  <w:style w:type="paragraph" w:styleId="Caption">
    <w:name w:val="caption"/>
    <w:basedOn w:val="Normal"/>
    <w:next w:val="Normal"/>
    <w:uiPriority w:val="35"/>
    <w:unhideWhenUsed w:val="1"/>
    <w:qFormat w:val="1"/>
    <w:rsid w:val="008F7522"/>
    <w:pPr>
      <w:spacing w:after="200" w:line="240" w:lineRule="auto"/>
    </w:pPr>
    <w:rPr>
      <w:rFonts w:ascii="Times New Roman" w:cs="Times New Roman" w:eastAsia="Times New Roman" w:hAnsi="Times New Roman"/>
      <w:i w:val="1"/>
      <w:iCs w:val="1"/>
      <w:color w:val="1f497d" w:themeColor="text2"/>
      <w:sz w:val="18"/>
      <w:szCs w:val="18"/>
    </w:rPr>
  </w:style>
  <w:style w:type="character" w:styleId="Mencinsinresolver5" w:customStyle="1">
    <w:name w:val="Mención sin resolver5"/>
    <w:basedOn w:val="DefaultParagraphFont"/>
    <w:uiPriority w:val="99"/>
    <w:semiHidden w:val="1"/>
    <w:unhideWhenUsed w:val="1"/>
    <w:rsid w:val="008F7522"/>
    <w:rPr>
      <w:color w:val="605e5c"/>
      <w:shd w:color="auto" w:fill="e1dfdd" w:val="clear"/>
    </w:rPr>
  </w:style>
  <w:style w:type="table" w:styleId="69" w:customStyle="1">
    <w:name w:val="69"/>
    <w:basedOn w:val="TableNormal3"/>
    <w:rsid w:val="008F7522"/>
    <w:rPr>
      <w:b w:val="1"/>
    </w:rPr>
    <w:tblPr>
      <w:tblStyleRowBandSize w:val="1"/>
      <w:tblStyleColBandSize w:val="1"/>
      <w:tblCellMar>
        <w:left w:w="115.0" w:type="dxa"/>
        <w:right w:w="115.0" w:type="dxa"/>
      </w:tblCellMar>
    </w:tblPr>
    <w:tcPr>
      <w:shd w:color="auto" w:fill="edf2f8" w:val="clear"/>
    </w:tcPr>
  </w:style>
  <w:style w:type="table" w:styleId="68" w:customStyle="1">
    <w:name w:val="68"/>
    <w:basedOn w:val="TableNormal3"/>
    <w:rsid w:val="008F7522"/>
    <w:rPr>
      <w:b w:val="1"/>
    </w:rPr>
    <w:tblPr>
      <w:tblStyleRowBandSize w:val="1"/>
      <w:tblStyleColBandSize w:val="1"/>
      <w:tblCellMar>
        <w:left w:w="115.0" w:type="dxa"/>
        <w:right w:w="115.0" w:type="dxa"/>
      </w:tblCellMar>
    </w:tblPr>
    <w:tcPr>
      <w:shd w:color="auto" w:fill="edf2f8" w:val="clear"/>
    </w:tcPr>
  </w:style>
  <w:style w:type="table" w:styleId="67" w:customStyle="1">
    <w:name w:val="67"/>
    <w:basedOn w:val="TableNormal3"/>
    <w:rsid w:val="008F7522"/>
    <w:rPr>
      <w:b w:val="1"/>
    </w:rPr>
    <w:tblPr>
      <w:tblStyleRowBandSize w:val="1"/>
      <w:tblStyleColBandSize w:val="1"/>
      <w:tblCellMar>
        <w:left w:w="115.0" w:type="dxa"/>
        <w:right w:w="115.0" w:type="dxa"/>
      </w:tblCellMar>
    </w:tblPr>
    <w:tcPr>
      <w:shd w:color="auto" w:fill="edf2f8" w:val="clear"/>
    </w:tcPr>
  </w:style>
  <w:style w:type="table" w:styleId="66" w:customStyle="1">
    <w:name w:val="66"/>
    <w:basedOn w:val="TableNormal3"/>
    <w:rsid w:val="008F7522"/>
    <w:rPr>
      <w:b w:val="1"/>
    </w:rPr>
    <w:tblPr>
      <w:tblStyleRowBandSize w:val="1"/>
      <w:tblStyleColBandSize w:val="1"/>
      <w:tblCellMar>
        <w:left w:w="115.0" w:type="dxa"/>
        <w:right w:w="115.0" w:type="dxa"/>
      </w:tblCellMar>
    </w:tblPr>
    <w:tcPr>
      <w:shd w:color="auto" w:fill="edf2f8" w:val="clear"/>
    </w:tcPr>
  </w:style>
  <w:style w:type="table" w:styleId="65" w:customStyle="1">
    <w:name w:val="65"/>
    <w:basedOn w:val="TableNormal3"/>
    <w:rsid w:val="008F7522"/>
    <w:rPr>
      <w:b w:val="1"/>
    </w:rPr>
    <w:tblPr>
      <w:tblStyleRowBandSize w:val="1"/>
      <w:tblStyleColBandSize w:val="1"/>
      <w:tblCellMar>
        <w:left w:w="115.0" w:type="dxa"/>
        <w:right w:w="115.0" w:type="dxa"/>
      </w:tblCellMar>
    </w:tblPr>
    <w:tcPr>
      <w:shd w:color="auto" w:fill="edf2f8" w:val="clear"/>
    </w:tcPr>
  </w:style>
  <w:style w:type="table" w:styleId="64" w:customStyle="1">
    <w:name w:val="64"/>
    <w:basedOn w:val="TableNormal3"/>
    <w:rsid w:val="008F7522"/>
    <w:tblPr>
      <w:tblStyleRowBandSize w:val="1"/>
      <w:tblStyleColBandSize w:val="1"/>
      <w:tblCellMar>
        <w:top w:w="135.0" w:type="dxa"/>
        <w:left w:w="135.0" w:type="dxa"/>
        <w:bottom w:w="135.0" w:type="dxa"/>
        <w:right w:w="135.0" w:type="dxa"/>
      </w:tblCellMar>
    </w:tblPr>
  </w:style>
  <w:style w:type="table" w:styleId="63" w:customStyle="1">
    <w:name w:val="63"/>
    <w:basedOn w:val="TableNormal3"/>
    <w:rsid w:val="008F7522"/>
    <w:tblPr>
      <w:tblStyleRowBandSize w:val="1"/>
      <w:tblStyleColBandSize w:val="1"/>
      <w:tblCellMar>
        <w:top w:w="135.0" w:type="dxa"/>
        <w:left w:w="135.0" w:type="dxa"/>
        <w:bottom w:w="135.0" w:type="dxa"/>
        <w:right w:w="135.0" w:type="dxa"/>
      </w:tblCellMar>
    </w:tblPr>
  </w:style>
  <w:style w:type="table" w:styleId="62" w:customStyle="1">
    <w:name w:val="62"/>
    <w:basedOn w:val="TableNormal3"/>
    <w:rsid w:val="008F7522"/>
    <w:tblPr>
      <w:tblStyleRowBandSize w:val="1"/>
      <w:tblStyleColBandSize w:val="1"/>
      <w:tblCellMar>
        <w:top w:w="135.0" w:type="dxa"/>
        <w:left w:w="135.0" w:type="dxa"/>
        <w:bottom w:w="135.0" w:type="dxa"/>
        <w:right w:w="135.0" w:type="dxa"/>
      </w:tblCellMar>
    </w:tblPr>
  </w:style>
  <w:style w:type="table" w:styleId="61" w:customStyle="1">
    <w:name w:val="61"/>
    <w:basedOn w:val="TableNormal3"/>
    <w:rsid w:val="008F7522"/>
    <w:tblPr>
      <w:tblStyleRowBandSize w:val="1"/>
      <w:tblStyleColBandSize w:val="1"/>
      <w:tblCellMar>
        <w:top w:w="135.0" w:type="dxa"/>
        <w:left w:w="135.0" w:type="dxa"/>
        <w:bottom w:w="135.0" w:type="dxa"/>
        <w:right w:w="135.0" w:type="dxa"/>
      </w:tblCellMar>
    </w:tblPr>
  </w:style>
  <w:style w:type="table" w:styleId="60" w:customStyle="1">
    <w:name w:val="60"/>
    <w:basedOn w:val="TableNormal3"/>
    <w:rsid w:val="008F7522"/>
    <w:tblPr>
      <w:tblStyleRowBandSize w:val="1"/>
      <w:tblStyleColBandSize w:val="1"/>
      <w:tblCellMar>
        <w:top w:w="135.0" w:type="dxa"/>
        <w:left w:w="135.0" w:type="dxa"/>
        <w:bottom w:w="135.0" w:type="dxa"/>
        <w:right w:w="135.0" w:type="dxa"/>
      </w:tblCellMar>
    </w:tblPr>
  </w:style>
  <w:style w:type="table" w:styleId="59" w:customStyle="1">
    <w:name w:val="59"/>
    <w:basedOn w:val="TableNormal3"/>
    <w:rsid w:val="008F7522"/>
    <w:tblPr>
      <w:tblStyleRowBandSize w:val="1"/>
      <w:tblStyleColBandSize w:val="1"/>
      <w:tblCellMar>
        <w:top w:w="135.0" w:type="dxa"/>
        <w:left w:w="135.0" w:type="dxa"/>
        <w:bottom w:w="135.0" w:type="dxa"/>
        <w:right w:w="135.0" w:type="dxa"/>
      </w:tblCellMar>
    </w:tblPr>
  </w:style>
  <w:style w:type="table" w:styleId="58" w:customStyle="1">
    <w:name w:val="58"/>
    <w:basedOn w:val="TableNormal3"/>
    <w:rsid w:val="008F7522"/>
    <w:tblPr>
      <w:tblStyleRowBandSize w:val="1"/>
      <w:tblStyleColBandSize w:val="1"/>
      <w:tblCellMar>
        <w:top w:w="135.0" w:type="dxa"/>
        <w:left w:w="135.0" w:type="dxa"/>
        <w:bottom w:w="135.0" w:type="dxa"/>
        <w:right w:w="135.0" w:type="dxa"/>
      </w:tblCellMar>
    </w:tblPr>
  </w:style>
  <w:style w:type="table" w:styleId="57" w:customStyle="1">
    <w:name w:val="57"/>
    <w:basedOn w:val="TableNormal3"/>
    <w:rsid w:val="008F7522"/>
    <w:tblPr>
      <w:tblStyleRowBandSize w:val="1"/>
      <w:tblStyleColBandSize w:val="1"/>
      <w:tblCellMar>
        <w:top w:w="135.0" w:type="dxa"/>
        <w:left w:w="135.0" w:type="dxa"/>
        <w:bottom w:w="135.0" w:type="dxa"/>
        <w:right w:w="135.0" w:type="dxa"/>
      </w:tblCellMar>
    </w:tblPr>
  </w:style>
  <w:style w:type="table" w:styleId="56" w:customStyle="1">
    <w:name w:val="56"/>
    <w:basedOn w:val="TableNormal3"/>
    <w:rsid w:val="008F7522"/>
    <w:tblPr>
      <w:tblStyleRowBandSize w:val="1"/>
      <w:tblStyleColBandSize w:val="1"/>
      <w:tblCellMar>
        <w:top w:w="135.0" w:type="dxa"/>
        <w:left w:w="135.0" w:type="dxa"/>
        <w:bottom w:w="135.0" w:type="dxa"/>
        <w:right w:w="135.0" w:type="dxa"/>
      </w:tblCellMar>
    </w:tblPr>
  </w:style>
  <w:style w:type="table" w:styleId="55" w:customStyle="1">
    <w:name w:val="55"/>
    <w:basedOn w:val="TableNormal3"/>
    <w:rsid w:val="008F7522"/>
    <w:tblPr>
      <w:tblStyleRowBandSize w:val="1"/>
      <w:tblStyleColBandSize w:val="1"/>
      <w:tblCellMar>
        <w:top w:w="135.0" w:type="dxa"/>
        <w:left w:w="135.0" w:type="dxa"/>
        <w:bottom w:w="135.0" w:type="dxa"/>
        <w:right w:w="135.0" w:type="dxa"/>
      </w:tblCellMar>
    </w:tblPr>
  </w:style>
  <w:style w:type="table" w:styleId="54" w:customStyle="1">
    <w:name w:val="54"/>
    <w:basedOn w:val="TableNormal3"/>
    <w:rsid w:val="008F7522"/>
    <w:tblPr>
      <w:tblStyleRowBandSize w:val="1"/>
      <w:tblStyleColBandSize w:val="1"/>
      <w:tblCellMar>
        <w:top w:w="135.0" w:type="dxa"/>
        <w:left w:w="135.0" w:type="dxa"/>
        <w:bottom w:w="135.0" w:type="dxa"/>
        <w:right w:w="135.0" w:type="dxa"/>
      </w:tblCellMar>
    </w:tblPr>
  </w:style>
  <w:style w:type="table" w:styleId="53" w:customStyle="1">
    <w:name w:val="53"/>
    <w:basedOn w:val="TableNormal3"/>
    <w:rsid w:val="008F7522"/>
    <w:rPr>
      <w:b w:val="1"/>
    </w:rPr>
    <w:tblPr>
      <w:tblStyleRowBandSize w:val="1"/>
      <w:tblStyleColBandSize w:val="1"/>
      <w:tblCellMar>
        <w:left w:w="115.0" w:type="dxa"/>
        <w:right w:w="115.0" w:type="dxa"/>
      </w:tblCellMar>
    </w:tblPr>
    <w:tcPr>
      <w:shd w:color="auto" w:fill="edf2f8" w:val="clear"/>
    </w:tcPr>
  </w:style>
  <w:style w:type="table" w:styleId="52" w:customStyle="1">
    <w:name w:val="52"/>
    <w:basedOn w:val="TableNormal3"/>
    <w:rsid w:val="008F7522"/>
    <w:rPr>
      <w:b w:val="1"/>
    </w:rPr>
    <w:tblPr>
      <w:tblStyleRowBandSize w:val="1"/>
      <w:tblStyleColBandSize w:val="1"/>
      <w:tblCellMar>
        <w:left w:w="115.0" w:type="dxa"/>
        <w:right w:w="115.0" w:type="dxa"/>
      </w:tblCellMar>
    </w:tblPr>
    <w:tcPr>
      <w:shd w:color="auto" w:fill="edf2f8" w:val="clear"/>
    </w:tcPr>
  </w:style>
  <w:style w:type="table" w:styleId="51" w:customStyle="1">
    <w:name w:val="51"/>
    <w:basedOn w:val="TableNormal3"/>
    <w:rsid w:val="008F7522"/>
    <w:rPr>
      <w:b w:val="1"/>
    </w:rPr>
    <w:tblPr>
      <w:tblStyleRowBandSize w:val="1"/>
      <w:tblStyleColBandSize w:val="1"/>
      <w:tblCellMar>
        <w:left w:w="115.0" w:type="dxa"/>
        <w:right w:w="115.0" w:type="dxa"/>
      </w:tblCellMar>
    </w:tblPr>
    <w:tcPr>
      <w:shd w:color="auto" w:fill="edf2f8" w:val="clear"/>
    </w:tcPr>
  </w:style>
  <w:style w:type="table" w:styleId="50" w:customStyle="1">
    <w:name w:val="50"/>
    <w:basedOn w:val="TableNormal3"/>
    <w:rsid w:val="008F7522"/>
    <w:rPr>
      <w:b w:val="1"/>
    </w:rPr>
    <w:tblPr>
      <w:tblStyleRowBandSize w:val="1"/>
      <w:tblStyleColBandSize w:val="1"/>
      <w:tblCellMar>
        <w:left w:w="115.0" w:type="dxa"/>
        <w:right w:w="115.0" w:type="dxa"/>
      </w:tblCellMar>
    </w:tblPr>
    <w:tcPr>
      <w:shd w:color="auto" w:fill="edf2f8" w:val="clear"/>
    </w:tcPr>
  </w:style>
  <w:style w:type="table" w:styleId="49" w:customStyle="1">
    <w:name w:val="49"/>
    <w:basedOn w:val="TableNormal3"/>
    <w:rsid w:val="008F7522"/>
    <w:rPr>
      <w:b w:val="1"/>
    </w:rPr>
    <w:tblPr>
      <w:tblStyleRowBandSize w:val="1"/>
      <w:tblStyleColBandSize w:val="1"/>
      <w:tblCellMar>
        <w:left w:w="115.0" w:type="dxa"/>
        <w:right w:w="115.0" w:type="dxa"/>
      </w:tblCellMar>
    </w:tblPr>
    <w:tcPr>
      <w:shd w:color="auto" w:fill="edf2f8" w:val="clear"/>
    </w:tcPr>
  </w:style>
  <w:style w:type="character" w:styleId="Heading2Char" w:customStyle="1">
    <w:name w:val="Heading 2 Char"/>
    <w:basedOn w:val="DefaultParagraphFont"/>
    <w:link w:val="Heading2"/>
    <w:uiPriority w:val="9"/>
    <w:rsid w:val="008F7522"/>
    <w:rPr>
      <w:sz w:val="32"/>
      <w:szCs w:val="32"/>
    </w:rPr>
  </w:style>
  <w:style w:type="table" w:styleId="GridTable1Light-Accent2">
    <w:name w:val="Grid Table 1 Light Accent 2"/>
    <w:basedOn w:val="TableNormal"/>
    <w:uiPriority w:val="46"/>
    <w:rsid w:val="008F7522"/>
    <w:pPr>
      <w:spacing w:line="240" w:lineRule="auto"/>
    </w:pPr>
    <w:rPr>
      <w:rFonts w:ascii="Times New Roman" w:cs="Times New Roman" w:eastAsia="Times New Roman" w:hAnsi="Times New Roman"/>
      <w:sz w:val="24"/>
      <w:szCs w:val="24"/>
    </w:rPr>
    <w:tblPr>
      <w:tblStyleRowBandSize w:val="1"/>
      <w:tblStyleColBandSize w:val="1"/>
      <w:tblBorders>
        <w:top w:color="e5b8b7" w:space="0" w:sz="4" w:themeColor="accent2" w:themeTint="000066" w:val="single"/>
        <w:left w:color="e5b8b7" w:space="0" w:sz="4" w:themeColor="accent2" w:themeTint="000066" w:val="single"/>
        <w:bottom w:color="e5b8b7" w:space="0" w:sz="4" w:themeColor="accent2" w:themeTint="000066" w:val="single"/>
        <w:right w:color="e5b8b7" w:space="0" w:sz="4" w:themeColor="accent2" w:themeTint="000066" w:val="single"/>
        <w:insideH w:color="e5b8b7" w:space="0" w:sz="4" w:themeColor="accent2" w:themeTint="000066" w:val="single"/>
        <w:insideV w:color="e5b8b7" w:space="0" w:sz="4" w:themeColor="accent2" w:themeTint="000066" w:val="single"/>
      </w:tblBorders>
    </w:tblPr>
    <w:tblStylePr w:type="firstRow">
      <w:rPr>
        <w:b w:val="1"/>
        <w:bCs w:val="1"/>
      </w:rPr>
      <w:tblPr/>
      <w:tcPr>
        <w:tcBorders>
          <w:bottom w:color="d99594" w:space="0" w:sz="12" w:themeColor="accent2" w:themeTint="000099" w:val="single"/>
        </w:tcBorders>
      </w:tcPr>
    </w:tblStylePr>
    <w:tblStylePr w:type="lastRow">
      <w:rPr>
        <w:b w:val="1"/>
        <w:bCs w:val="1"/>
      </w:rPr>
      <w:tblPr/>
      <w:tcPr>
        <w:tcBorders>
          <w:top w:color="d99594" w:space="0" w:sz="2" w:themeColor="accent2" w:themeTint="000099" w:val="double"/>
        </w:tcBorders>
      </w:tcPr>
    </w:tblStylePr>
    <w:tblStylePr w:type="firstCol">
      <w:rPr>
        <w:b w:val="1"/>
        <w:bCs w:val="1"/>
      </w:rPr>
    </w:tblStylePr>
    <w:tblStylePr w:type="lastCol">
      <w:rPr>
        <w:b w:val="1"/>
        <w:bCs w:val="1"/>
      </w:rPr>
    </w:tblStylePr>
  </w:style>
  <w:style w:type="table" w:styleId="GridTable1Light-Accent6">
    <w:name w:val="Grid Table 1 Light Accent 6"/>
    <w:basedOn w:val="TableNormal"/>
    <w:uiPriority w:val="46"/>
    <w:rsid w:val="008F7522"/>
    <w:pPr>
      <w:spacing w:line="240" w:lineRule="auto"/>
    </w:pPr>
    <w:rPr>
      <w:rFonts w:ascii="Times New Roman" w:cs="Times New Roman" w:eastAsia="Times New Roman" w:hAnsi="Times New Roman"/>
      <w:sz w:val="24"/>
      <w:szCs w:val="24"/>
    </w:rPr>
    <w:tblPr>
      <w:tblStyleRowBandSize w:val="1"/>
      <w:tblStyleColBandSize w:val="1"/>
      <w:tblBorders>
        <w:top w:color="fbd4b4" w:space="0" w:sz="4" w:themeColor="accent6" w:themeTint="000066" w:val="single"/>
        <w:left w:color="fbd4b4" w:space="0" w:sz="4" w:themeColor="accent6" w:themeTint="000066" w:val="single"/>
        <w:bottom w:color="fbd4b4" w:space="0" w:sz="4" w:themeColor="accent6" w:themeTint="000066" w:val="single"/>
        <w:right w:color="fbd4b4" w:space="0" w:sz="4" w:themeColor="accent6" w:themeTint="000066" w:val="single"/>
        <w:insideH w:color="fbd4b4" w:space="0" w:sz="4" w:themeColor="accent6" w:themeTint="000066" w:val="single"/>
        <w:insideV w:color="fbd4b4" w:space="0" w:sz="4" w:themeColor="accent6" w:themeTint="000066" w:val="single"/>
      </w:tblBorders>
    </w:tblPr>
    <w:tblStylePr w:type="firstRow">
      <w:rPr>
        <w:b w:val="1"/>
        <w:bCs w:val="1"/>
      </w:rPr>
      <w:tblPr/>
      <w:tcPr>
        <w:tcBorders>
          <w:bottom w:color="fabf8f" w:space="0" w:sz="12" w:themeColor="accent6" w:themeTint="000099" w:val="single"/>
        </w:tcBorders>
      </w:tcPr>
    </w:tblStylePr>
    <w:tblStylePr w:type="lastRow">
      <w:rPr>
        <w:b w:val="1"/>
        <w:bCs w:val="1"/>
      </w:rPr>
      <w:tblPr/>
      <w:tcPr>
        <w:tcBorders>
          <w:top w:color="fabf8f" w:space="0" w:sz="2" w:themeColor="accent6" w:themeTint="000099" w:val="double"/>
        </w:tcBorders>
      </w:tcPr>
    </w:tblStylePr>
    <w:tblStylePr w:type="firstCol">
      <w:rPr>
        <w:b w:val="1"/>
        <w:bCs w:val="1"/>
      </w:rPr>
    </w:tblStylePr>
    <w:tblStylePr w:type="lastCol">
      <w:rPr>
        <w:b w:val="1"/>
        <w:bCs w:val="1"/>
      </w:rPr>
    </w:tblStylePr>
  </w:style>
  <w:style w:type="table" w:styleId="GridTable1Light-Accent4">
    <w:name w:val="Grid Table 1 Light Accent 4"/>
    <w:basedOn w:val="TableNormal"/>
    <w:uiPriority w:val="46"/>
    <w:rsid w:val="008F7522"/>
    <w:pPr>
      <w:spacing w:line="240" w:lineRule="auto"/>
    </w:pPr>
    <w:rPr>
      <w:rFonts w:ascii="Times New Roman" w:cs="Times New Roman" w:eastAsia="Times New Roman" w:hAnsi="Times New Roman"/>
      <w:sz w:val="24"/>
      <w:szCs w:val="24"/>
    </w:rPr>
    <w:tblPr>
      <w:tblStyleRowBandSize w:val="1"/>
      <w:tblStyleColBandSize w:val="1"/>
      <w:tblBorders>
        <w:top w:color="ccc0d9" w:space="0" w:sz="4" w:themeColor="accent4" w:themeTint="000066" w:val="single"/>
        <w:left w:color="ccc0d9" w:space="0" w:sz="4" w:themeColor="accent4" w:themeTint="000066" w:val="single"/>
        <w:bottom w:color="ccc0d9" w:space="0" w:sz="4" w:themeColor="accent4" w:themeTint="000066" w:val="single"/>
        <w:right w:color="ccc0d9" w:space="0" w:sz="4" w:themeColor="accent4" w:themeTint="000066" w:val="single"/>
        <w:insideH w:color="ccc0d9" w:space="0" w:sz="4" w:themeColor="accent4" w:themeTint="000066" w:val="single"/>
        <w:insideV w:color="ccc0d9" w:space="0" w:sz="4" w:themeColor="accent4" w:themeTint="000066" w:val="single"/>
      </w:tblBorders>
    </w:tblPr>
    <w:tblStylePr w:type="firstRow">
      <w:rPr>
        <w:b w:val="1"/>
        <w:bCs w:val="1"/>
      </w:rPr>
      <w:tblPr/>
      <w:tcPr>
        <w:tcBorders>
          <w:bottom w:color="b2a1c7" w:space="0" w:sz="12" w:themeColor="accent4" w:themeTint="000099" w:val="single"/>
        </w:tcBorders>
      </w:tcPr>
    </w:tblStylePr>
    <w:tblStylePr w:type="lastRow">
      <w:rPr>
        <w:b w:val="1"/>
        <w:bCs w:val="1"/>
      </w:rPr>
      <w:tblPr/>
      <w:tcPr>
        <w:tcBorders>
          <w:top w:color="b2a1c7" w:space="0" w:sz="2" w:themeColor="accent4" w:themeTint="000099" w:val="double"/>
        </w:tcBorders>
      </w:tcPr>
    </w:tblStylePr>
    <w:tblStylePr w:type="firstCol">
      <w:rPr>
        <w:b w:val="1"/>
        <w:bCs w:val="1"/>
      </w:rPr>
    </w:tblStylePr>
    <w:tblStylePr w:type="lastCol">
      <w:rPr>
        <w:b w:val="1"/>
        <w:bCs w:val="1"/>
      </w:rPr>
    </w:tblStylePr>
  </w:style>
  <w:style w:type="table" w:styleId="GridTable1Light-Accent1">
    <w:name w:val="Grid Table 1 Light Accent 1"/>
    <w:basedOn w:val="TableNormal"/>
    <w:uiPriority w:val="46"/>
    <w:rsid w:val="008F7522"/>
    <w:pPr>
      <w:spacing w:line="240" w:lineRule="auto"/>
    </w:pPr>
    <w:rPr>
      <w:rFonts w:ascii="Times New Roman" w:cs="Times New Roman" w:eastAsia="Times New Roman" w:hAnsi="Times New Roman"/>
      <w:sz w:val="24"/>
      <w:szCs w:val="24"/>
    </w:rPr>
    <w:tblPr>
      <w:tblStyleRowBandSize w:val="1"/>
      <w:tblStyleColBandSize w:val="1"/>
      <w:tblBorders>
        <w:top w:color="b8cce4" w:space="0" w:sz="4" w:themeColor="accent1" w:themeTint="000066" w:val="single"/>
        <w:left w:color="b8cce4" w:space="0" w:sz="4" w:themeColor="accent1" w:themeTint="000066" w:val="single"/>
        <w:bottom w:color="b8cce4" w:space="0" w:sz="4" w:themeColor="accent1" w:themeTint="000066" w:val="single"/>
        <w:right w:color="b8cce4" w:space="0" w:sz="4" w:themeColor="accent1" w:themeTint="000066" w:val="single"/>
        <w:insideH w:color="b8cce4" w:space="0" w:sz="4" w:themeColor="accent1" w:themeTint="000066" w:val="single"/>
        <w:insideV w:color="b8cce4" w:space="0" w:sz="4" w:themeColor="accent1" w:themeTint="000066" w:val="single"/>
      </w:tblBorders>
    </w:tblPr>
    <w:tblStylePr w:type="firstRow">
      <w:rPr>
        <w:b w:val="1"/>
        <w:bCs w:val="1"/>
      </w:rPr>
      <w:tblPr/>
      <w:tcPr>
        <w:tcBorders>
          <w:bottom w:color="95b3d7" w:space="0" w:sz="12" w:themeColor="accent1" w:themeTint="000099" w:val="single"/>
        </w:tcBorders>
      </w:tcPr>
    </w:tblStylePr>
    <w:tblStylePr w:type="lastRow">
      <w:rPr>
        <w:b w:val="1"/>
        <w:bCs w:val="1"/>
      </w:rPr>
      <w:tblPr/>
      <w:tcPr>
        <w:tcBorders>
          <w:top w:color="95b3d7" w:space="0" w:sz="2" w:themeColor="accent1" w:themeTint="000099" w:val="double"/>
        </w:tcBorders>
      </w:tcPr>
    </w:tblStylePr>
    <w:tblStylePr w:type="firstCol">
      <w:rPr>
        <w:b w:val="1"/>
        <w:bCs w:val="1"/>
      </w:rPr>
    </w:tblStylePr>
    <w:tblStylePr w:type="lastCol">
      <w:rPr>
        <w:b w:val="1"/>
        <w:bCs w:val="1"/>
      </w:rPr>
    </w:tblStylePr>
  </w:style>
  <w:style w:type="table" w:styleId="TableNormal2" w:customStyle="1">
    <w:name w:val="Table Normal2"/>
    <w:uiPriority w:val="2"/>
    <w:semiHidden w:val="1"/>
    <w:unhideWhenUsed w:val="1"/>
    <w:qFormat w:val="1"/>
    <w:rsid w:val="008F7522"/>
    <w:pPr>
      <w:widowControl w:val="0"/>
      <w:autoSpaceDE w:val="0"/>
      <w:autoSpaceDN w:val="0"/>
      <w:spacing w:line="240" w:lineRule="auto"/>
    </w:pPr>
    <w:rPr>
      <w:rFonts w:ascii="Calibri" w:cs="Times New Roman" w:eastAsia="Calibri" w:hAnsi="Calibri"/>
      <w:sz w:val="24"/>
      <w:szCs w:val="24"/>
      <w:lang w:val="en-US"/>
    </w:rPr>
    <w:tblPr>
      <w:tblInd w:w="0.0" w:type="dxa"/>
      <w:tblCellMar>
        <w:top w:w="0.0" w:type="dxa"/>
        <w:left w:w="0.0" w:type="dxa"/>
        <w:bottom w:w="0.0" w:type="dxa"/>
        <w:right w:w="0.0" w:type="dxa"/>
      </w:tblCellMar>
    </w:tblPr>
  </w:style>
  <w:style w:type="table" w:styleId="48" w:customStyle="1">
    <w:name w:val="48"/>
    <w:basedOn w:val="TableNormal4"/>
    <w:rsid w:val="008F7522"/>
    <w:rPr>
      <w:b w:val="1"/>
    </w:rPr>
    <w:tblPr>
      <w:tblStyleRowBandSize w:val="1"/>
      <w:tblStyleColBandSize w:val="1"/>
      <w:tblCellMar>
        <w:left w:w="115.0" w:type="dxa"/>
        <w:right w:w="115.0" w:type="dxa"/>
      </w:tblCellMar>
    </w:tblPr>
    <w:tcPr>
      <w:shd w:color="auto" w:fill="edf2f8" w:val="clear"/>
    </w:tcPr>
  </w:style>
  <w:style w:type="table" w:styleId="47" w:customStyle="1">
    <w:name w:val="47"/>
    <w:basedOn w:val="TableNormal4"/>
    <w:rsid w:val="008F7522"/>
    <w:rPr>
      <w:b w:val="1"/>
    </w:rPr>
    <w:tblPr>
      <w:tblStyleRowBandSize w:val="1"/>
      <w:tblStyleColBandSize w:val="1"/>
      <w:tblCellMar>
        <w:left w:w="115.0" w:type="dxa"/>
        <w:right w:w="115.0" w:type="dxa"/>
      </w:tblCellMar>
    </w:tblPr>
    <w:tcPr>
      <w:shd w:color="auto" w:fill="edf2f8" w:val="clear"/>
    </w:tcPr>
  </w:style>
  <w:style w:type="table" w:styleId="46" w:customStyle="1">
    <w:name w:val="46"/>
    <w:basedOn w:val="TableNormal4"/>
    <w:rsid w:val="008F7522"/>
    <w:rPr>
      <w:b w:val="1"/>
    </w:rPr>
    <w:tblPr>
      <w:tblStyleRowBandSize w:val="1"/>
      <w:tblStyleColBandSize w:val="1"/>
      <w:tblCellMar>
        <w:left w:w="115.0" w:type="dxa"/>
        <w:right w:w="115.0" w:type="dxa"/>
      </w:tblCellMar>
    </w:tblPr>
    <w:tcPr>
      <w:shd w:color="auto" w:fill="edf2f8" w:val="clear"/>
    </w:tcPr>
  </w:style>
  <w:style w:type="table" w:styleId="45" w:customStyle="1">
    <w:name w:val="45"/>
    <w:basedOn w:val="TableNormal4"/>
    <w:rsid w:val="008F7522"/>
    <w:rPr>
      <w:b w:val="1"/>
    </w:rPr>
    <w:tblPr>
      <w:tblStyleRowBandSize w:val="1"/>
      <w:tblStyleColBandSize w:val="1"/>
      <w:tblCellMar>
        <w:left w:w="115.0" w:type="dxa"/>
        <w:right w:w="115.0" w:type="dxa"/>
      </w:tblCellMar>
    </w:tblPr>
    <w:tcPr>
      <w:shd w:color="auto" w:fill="edf2f8" w:val="clear"/>
    </w:tcPr>
  </w:style>
  <w:style w:type="table" w:styleId="44" w:customStyle="1">
    <w:name w:val="44"/>
    <w:basedOn w:val="TableNormal4"/>
    <w:rsid w:val="008F7522"/>
    <w:rPr>
      <w:b w:val="1"/>
    </w:rPr>
    <w:tblPr>
      <w:tblStyleRowBandSize w:val="1"/>
      <w:tblStyleColBandSize w:val="1"/>
      <w:tblCellMar>
        <w:left w:w="115.0" w:type="dxa"/>
        <w:right w:w="115.0" w:type="dxa"/>
      </w:tblCellMar>
    </w:tblPr>
    <w:tcPr>
      <w:shd w:color="auto" w:fill="edf2f8" w:val="clear"/>
    </w:tcPr>
    <w:tblStylePr w:type="firstRow">
      <w:rPr>
        <w:b w:val="1"/>
      </w:rPr>
      <w:tblPr/>
      <w:tcPr>
        <w:tcBorders>
          <w:bottom w:color="d99594" w:space="0" w:sz="12" w:val="single"/>
        </w:tcBorders>
      </w:tcPr>
    </w:tblStylePr>
    <w:tblStylePr w:type="lastRow">
      <w:rPr>
        <w:b w:val="1"/>
      </w:rPr>
      <w:tblPr/>
      <w:tcPr>
        <w:tcBorders>
          <w:top w:color="d99594" w:space="0" w:sz="4" w:val="single"/>
        </w:tcBorders>
      </w:tcPr>
    </w:tblStylePr>
    <w:tblStylePr w:type="firstCol">
      <w:rPr>
        <w:b w:val="1"/>
      </w:rPr>
    </w:tblStylePr>
    <w:tblStylePr w:type="lastCol">
      <w:rPr>
        <w:b w:val="1"/>
      </w:rPr>
    </w:tblStylePr>
  </w:style>
  <w:style w:type="table" w:styleId="43" w:customStyle="1">
    <w:name w:val="43"/>
    <w:basedOn w:val="TableNormal4"/>
    <w:rsid w:val="008F7522"/>
    <w:rPr>
      <w:b w:val="1"/>
    </w:rPr>
    <w:tblPr>
      <w:tblStyleRowBandSize w:val="1"/>
      <w:tblStyleColBandSize w:val="1"/>
      <w:tblCellMar>
        <w:left w:w="115.0" w:type="dxa"/>
        <w:right w:w="115.0" w:type="dxa"/>
      </w:tblCellMar>
    </w:tblPr>
    <w:tcPr>
      <w:shd w:color="auto" w:fill="edf2f8" w:val="clear"/>
    </w:tcPr>
    <w:tblStylePr w:type="firstRow">
      <w:rPr>
        <w:b w:val="1"/>
      </w:rPr>
      <w:tblPr/>
      <w:tcPr>
        <w:tcBorders>
          <w:bottom w:color="b2a1c7" w:space="0" w:sz="12" w:val="single"/>
        </w:tcBorders>
      </w:tcPr>
    </w:tblStylePr>
    <w:tblStylePr w:type="lastRow">
      <w:rPr>
        <w:b w:val="1"/>
      </w:rPr>
      <w:tblPr/>
      <w:tcPr>
        <w:tcBorders>
          <w:top w:color="b2a1c7" w:space="0" w:sz="4" w:val="single"/>
        </w:tcBorders>
      </w:tcPr>
    </w:tblStylePr>
    <w:tblStylePr w:type="firstCol">
      <w:rPr>
        <w:b w:val="1"/>
      </w:rPr>
    </w:tblStylePr>
    <w:tblStylePr w:type="lastCol">
      <w:rPr>
        <w:b w:val="1"/>
      </w:rPr>
    </w:tblStylePr>
  </w:style>
  <w:style w:type="table" w:styleId="42" w:customStyle="1">
    <w:name w:val="42"/>
    <w:basedOn w:val="TableNormal4"/>
    <w:rsid w:val="008F7522"/>
    <w:rPr>
      <w:b w:val="1"/>
    </w:rPr>
    <w:tblPr>
      <w:tblStyleRowBandSize w:val="1"/>
      <w:tblStyleColBandSize w:val="1"/>
      <w:tblCellMar>
        <w:left w:w="115.0" w:type="dxa"/>
        <w:right w:w="115.0" w:type="dxa"/>
      </w:tblCellMar>
    </w:tblPr>
    <w:tcPr>
      <w:shd w:color="auto" w:fill="edf2f8" w:val="clear"/>
    </w:tcPr>
  </w:style>
  <w:style w:type="table" w:styleId="41" w:customStyle="1">
    <w:name w:val="41"/>
    <w:basedOn w:val="TableNormal4"/>
    <w:rsid w:val="008F7522"/>
    <w:rPr>
      <w:b w:val="1"/>
    </w:rPr>
    <w:tblPr>
      <w:tblStyleRowBandSize w:val="1"/>
      <w:tblStyleColBandSize w:val="1"/>
      <w:tblCellMar>
        <w:left w:w="115.0" w:type="dxa"/>
        <w:right w:w="115.0" w:type="dxa"/>
      </w:tblCellMar>
    </w:tblPr>
    <w:tcPr>
      <w:shd w:color="auto" w:fill="edf2f8" w:val="clear"/>
    </w:tcPr>
    <w:tblStylePr w:type="firstRow">
      <w:rPr>
        <w:b w:val="1"/>
      </w:rPr>
      <w:tblPr/>
      <w:tcPr>
        <w:tcBorders>
          <w:bottom w:color="95b3d7" w:space="0" w:sz="12" w:val="single"/>
        </w:tcBorders>
      </w:tcPr>
    </w:tblStylePr>
    <w:tblStylePr w:type="lastRow">
      <w:rPr>
        <w:b w:val="1"/>
      </w:rPr>
      <w:tblPr/>
      <w:tcPr>
        <w:tcBorders>
          <w:top w:color="95b3d7" w:space="0" w:sz="4" w:val="single"/>
        </w:tcBorders>
      </w:tcPr>
    </w:tblStylePr>
    <w:tblStylePr w:type="firstCol">
      <w:rPr>
        <w:b w:val="1"/>
      </w:rPr>
    </w:tblStylePr>
    <w:tblStylePr w:type="lastCol">
      <w:rPr>
        <w:b w:val="1"/>
      </w:rPr>
    </w:tblStylePr>
  </w:style>
  <w:style w:type="table" w:styleId="40" w:customStyle="1">
    <w:name w:val="40"/>
    <w:basedOn w:val="TableNormal4"/>
    <w:rsid w:val="008F7522"/>
    <w:pPr>
      <w:widowControl w:val="0"/>
    </w:pPr>
    <w:rPr>
      <w:rFonts w:ascii="Calibri" w:cs="Calibri" w:eastAsia="Calibri" w:hAnsi="Calibri"/>
    </w:rPr>
    <w:tblPr>
      <w:tblStyleRowBandSize w:val="1"/>
      <w:tblStyleColBandSize w:val="1"/>
    </w:tblPr>
  </w:style>
  <w:style w:type="table" w:styleId="39" w:customStyle="1">
    <w:name w:val="39"/>
    <w:basedOn w:val="TableNormal4"/>
    <w:rsid w:val="008F7522"/>
    <w:rPr>
      <w:b w:val="1"/>
    </w:rPr>
    <w:tblPr>
      <w:tblStyleRowBandSize w:val="1"/>
      <w:tblStyleColBandSize w:val="1"/>
      <w:tblCellMar>
        <w:left w:w="115.0" w:type="dxa"/>
        <w:right w:w="115.0" w:type="dxa"/>
      </w:tblCellMar>
    </w:tblPr>
    <w:tcPr>
      <w:shd w:color="auto" w:fill="edf2f8" w:val="clear"/>
    </w:tcPr>
  </w:style>
  <w:style w:type="table" w:styleId="38" w:customStyle="1">
    <w:name w:val="38"/>
    <w:basedOn w:val="TableNormal4"/>
    <w:rsid w:val="008F7522"/>
    <w:rPr>
      <w:b w:val="1"/>
    </w:rPr>
    <w:tblPr>
      <w:tblStyleRowBandSize w:val="1"/>
      <w:tblStyleColBandSize w:val="1"/>
      <w:tblCellMar>
        <w:left w:w="115.0" w:type="dxa"/>
        <w:right w:w="115.0" w:type="dxa"/>
      </w:tblCellMar>
    </w:tblPr>
    <w:tcPr>
      <w:shd w:color="auto" w:fill="edf2f8" w:val="clear"/>
    </w:tcPr>
  </w:style>
  <w:style w:type="table" w:styleId="37" w:customStyle="1">
    <w:name w:val="37"/>
    <w:basedOn w:val="TableNormal4"/>
    <w:rsid w:val="008F7522"/>
    <w:rPr>
      <w:b w:val="1"/>
    </w:rPr>
    <w:tblPr>
      <w:tblStyleRowBandSize w:val="1"/>
      <w:tblStyleColBandSize w:val="1"/>
      <w:tblCellMar>
        <w:left w:w="115.0" w:type="dxa"/>
        <w:right w:w="115.0" w:type="dxa"/>
      </w:tblCellMar>
    </w:tblPr>
    <w:tcPr>
      <w:shd w:color="auto" w:fill="edf2f8" w:val="clear"/>
    </w:tcPr>
  </w:style>
  <w:style w:type="table" w:styleId="36" w:customStyle="1">
    <w:name w:val="36"/>
    <w:basedOn w:val="TableNormal4"/>
    <w:rsid w:val="008F7522"/>
    <w:rPr>
      <w:b w:val="1"/>
    </w:rPr>
    <w:tblPr>
      <w:tblStyleRowBandSize w:val="1"/>
      <w:tblStyleColBandSize w:val="1"/>
      <w:tblCellMar>
        <w:left w:w="115.0" w:type="dxa"/>
        <w:right w:w="115.0" w:type="dxa"/>
      </w:tblCellMar>
    </w:tblPr>
    <w:tcPr>
      <w:shd w:color="auto" w:fill="edf2f8" w:val="clear"/>
    </w:tcPr>
  </w:style>
  <w:style w:type="table" w:styleId="35" w:customStyle="1">
    <w:name w:val="35"/>
    <w:basedOn w:val="TableNormal4"/>
    <w:rsid w:val="008F7522"/>
    <w:rPr>
      <w:b w:val="1"/>
    </w:rPr>
    <w:tblPr>
      <w:tblStyleRowBandSize w:val="1"/>
      <w:tblStyleColBandSize w:val="1"/>
      <w:tblCellMar>
        <w:left w:w="115.0" w:type="dxa"/>
        <w:right w:w="115.0" w:type="dxa"/>
      </w:tblCellMar>
    </w:tblPr>
    <w:tcPr>
      <w:shd w:color="auto" w:fill="edf2f8" w:val="clear"/>
    </w:tcPr>
  </w:style>
  <w:style w:type="table" w:styleId="34" w:customStyle="1">
    <w:name w:val="34"/>
    <w:basedOn w:val="TableNormal4"/>
    <w:rsid w:val="008F7522"/>
    <w:rPr>
      <w:b w:val="1"/>
    </w:rPr>
    <w:tblPr>
      <w:tblStyleRowBandSize w:val="1"/>
      <w:tblStyleColBandSize w:val="1"/>
      <w:tblCellMar>
        <w:left w:w="115.0" w:type="dxa"/>
        <w:right w:w="115.0" w:type="dxa"/>
      </w:tblCellMar>
    </w:tblPr>
    <w:tcPr>
      <w:shd w:color="auto" w:fill="edf2f8" w:val="clear"/>
    </w:tcPr>
  </w:style>
  <w:style w:type="table" w:styleId="GridTable2-Accent5">
    <w:name w:val="Grid Table 2 Accent 5"/>
    <w:basedOn w:val="TableNormal"/>
    <w:uiPriority w:val="47"/>
    <w:rsid w:val="008F7522"/>
    <w:pPr>
      <w:spacing w:line="240" w:lineRule="auto"/>
    </w:pPr>
    <w:rPr>
      <w:rFonts w:ascii="Times New Roman" w:cs="Times New Roman" w:eastAsia="Times New Roman" w:hAnsi="Times New Roman"/>
      <w:sz w:val="24"/>
      <w:szCs w:val="24"/>
    </w:rPr>
    <w:tblPr>
      <w:tblStyleRowBandSize w:val="1"/>
      <w:tblStyleColBandSize w:val="1"/>
      <w:tblBorders>
        <w:top w:color="92cddc" w:space="0" w:sz="2" w:themeColor="accent5" w:themeTint="000099" w:val="single"/>
        <w:bottom w:color="92cddc" w:space="0" w:sz="2" w:themeColor="accent5" w:themeTint="000099" w:val="single"/>
        <w:insideH w:color="92cddc" w:space="0" w:sz="2" w:themeColor="accent5" w:themeTint="000099" w:val="single"/>
        <w:insideV w:color="92cddc" w:space="0" w:sz="2" w:themeColor="accent5" w:themeTint="000099" w:val="single"/>
      </w:tblBorders>
    </w:tblPr>
    <w:tblStylePr w:type="firstRow">
      <w:rPr>
        <w:b w:val="1"/>
        <w:bCs w:val="1"/>
      </w:rPr>
      <w:tblPr/>
      <w:tcPr>
        <w:tcBorders>
          <w:top w:space="0" w:sz="0" w:val="nil"/>
          <w:bottom w:color="92cddc" w:space="0" w:sz="12" w:themeColor="accent5" w:themeTint="000099" w:val="single"/>
          <w:insideH w:space="0" w:sz="0" w:val="nil"/>
          <w:insideV w:space="0" w:sz="0" w:val="nil"/>
        </w:tcBorders>
        <w:shd w:color="auto" w:fill="ffffff" w:themeFill="background1" w:val="clear"/>
      </w:tcPr>
    </w:tblStylePr>
    <w:tblStylePr w:type="lastRow">
      <w:rPr>
        <w:b w:val="1"/>
        <w:bCs w:val="1"/>
      </w:rPr>
      <w:tblPr/>
      <w:tcPr>
        <w:tcBorders>
          <w:top w:color="92cddc" w:space="0" w:sz="2" w:themeColor="accent5"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daeef3" w:themeFill="accent5" w:themeFillTint="000033" w:val="clear"/>
      </w:tcPr>
    </w:tblStylePr>
    <w:tblStylePr w:type="band1Horz">
      <w:tblPr/>
      <w:tcPr>
        <w:shd w:color="auto" w:fill="daeef3" w:themeFill="accent5" w:themeFillTint="000033" w:val="clear"/>
      </w:tcPr>
    </w:tblStylePr>
  </w:style>
  <w:style w:type="table" w:styleId="GridTable3-Accent4">
    <w:name w:val="Grid Table 3 Accent 4"/>
    <w:basedOn w:val="TableNormal"/>
    <w:uiPriority w:val="48"/>
    <w:rsid w:val="008F7522"/>
    <w:pPr>
      <w:spacing w:line="240" w:lineRule="auto"/>
    </w:pPr>
    <w:rPr>
      <w:rFonts w:ascii="Times New Roman" w:cs="Times New Roman" w:eastAsia="Times New Roman" w:hAnsi="Times New Roman"/>
      <w:sz w:val="24"/>
      <w:szCs w:val="24"/>
    </w:rPr>
    <w:tblPr>
      <w:tblStyleRowBandSize w:val="1"/>
      <w:tblStyleColBandSize w:val="1"/>
      <w:tblBorders>
        <w:top w:color="b2a1c7" w:space="0" w:sz="4" w:themeColor="accent4" w:themeTint="000099" w:val="single"/>
        <w:left w:color="b2a1c7" w:space="0" w:sz="4" w:themeColor="accent4" w:themeTint="000099" w:val="single"/>
        <w:bottom w:color="b2a1c7" w:space="0" w:sz="4" w:themeColor="accent4" w:themeTint="000099" w:val="single"/>
        <w:right w:color="b2a1c7" w:space="0" w:sz="4" w:themeColor="accent4" w:themeTint="000099" w:val="single"/>
        <w:insideH w:color="b2a1c7" w:space="0" w:sz="4" w:themeColor="accent4" w:themeTint="000099" w:val="single"/>
        <w:insideV w:color="b2a1c7" w:space="0" w:sz="4" w:themeColor="accent4"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e5dfec" w:themeFill="accent4" w:themeFillTint="000033" w:val="clear"/>
      </w:tcPr>
    </w:tblStylePr>
    <w:tblStylePr w:type="band1Horz">
      <w:tblPr/>
      <w:tcPr>
        <w:shd w:color="auto" w:fill="e5dfec" w:themeFill="accent4" w:themeFillTint="000033" w:val="clear"/>
      </w:tcPr>
    </w:tblStylePr>
    <w:tblStylePr w:type="neCell">
      <w:tblPr/>
      <w:tcPr>
        <w:tcBorders>
          <w:bottom w:color="b2a1c7" w:space="0" w:sz="4" w:themeColor="accent4" w:themeTint="000099" w:val="single"/>
        </w:tcBorders>
      </w:tcPr>
    </w:tblStylePr>
    <w:tblStylePr w:type="nwCell">
      <w:tblPr/>
      <w:tcPr>
        <w:tcBorders>
          <w:bottom w:color="b2a1c7" w:space="0" w:sz="4" w:themeColor="accent4" w:themeTint="000099" w:val="single"/>
        </w:tcBorders>
      </w:tcPr>
    </w:tblStylePr>
    <w:tblStylePr w:type="seCell">
      <w:tblPr/>
      <w:tcPr>
        <w:tcBorders>
          <w:top w:color="b2a1c7" w:space="0" w:sz="4" w:themeColor="accent4" w:themeTint="000099" w:val="single"/>
        </w:tcBorders>
      </w:tcPr>
    </w:tblStylePr>
    <w:tblStylePr w:type="swCell">
      <w:tblPr/>
      <w:tcPr>
        <w:tcBorders>
          <w:top w:color="b2a1c7" w:space="0" w:sz="4" w:themeColor="accent4" w:themeTint="000099" w:val="single"/>
        </w:tcBorders>
      </w:tcPr>
    </w:tblStylePr>
  </w:style>
  <w:style w:type="table" w:styleId="GridTable4-Accent1">
    <w:name w:val="Grid Table 4 Accent 1"/>
    <w:basedOn w:val="TableNormal"/>
    <w:uiPriority w:val="49"/>
    <w:rsid w:val="008F7522"/>
    <w:pPr>
      <w:spacing w:line="240" w:lineRule="auto"/>
    </w:pPr>
    <w:rPr>
      <w:rFonts w:ascii="Times New Roman" w:cs="Times New Roman" w:eastAsia="Times New Roman" w:hAnsi="Times New Roman"/>
      <w:sz w:val="24"/>
      <w:szCs w:val="24"/>
    </w:rPr>
    <w:tblPr>
      <w:tblStyleRowBandSize w:val="1"/>
      <w:tblStyleColBandSize w:val="1"/>
      <w:tblBorders>
        <w:top w:color="95b3d7" w:space="0" w:sz="4" w:themeColor="accent1" w:themeTint="000099" w:val="single"/>
        <w:left w:color="95b3d7" w:space="0" w:sz="4" w:themeColor="accent1" w:themeTint="000099" w:val="single"/>
        <w:bottom w:color="95b3d7" w:space="0" w:sz="4" w:themeColor="accent1" w:themeTint="000099" w:val="single"/>
        <w:right w:color="95b3d7" w:space="0" w:sz="4" w:themeColor="accent1" w:themeTint="000099" w:val="single"/>
        <w:insideH w:color="95b3d7" w:space="0" w:sz="4" w:themeColor="accent1" w:themeTint="000099" w:val="single"/>
        <w:insideV w:color="95b3d7" w:space="0" w:sz="4" w:themeColor="accent1" w:themeTint="000099" w:val="single"/>
      </w:tblBorders>
    </w:tblPr>
    <w:tblStylePr w:type="firstRow">
      <w:rPr>
        <w:b w:val="1"/>
        <w:bCs w:val="1"/>
        <w:color w:val="ffffff" w:themeColor="background1"/>
      </w:rPr>
      <w:tblPr/>
      <w:tcPr>
        <w:tcBorders>
          <w:top w:color="4f81bd" w:space="0" w:sz="4" w:themeColor="accent1" w:val="single"/>
          <w:left w:color="4f81bd" w:space="0" w:sz="4" w:themeColor="accent1" w:val="single"/>
          <w:bottom w:color="4f81bd" w:space="0" w:sz="4" w:themeColor="accent1" w:val="single"/>
          <w:right w:color="4f81bd" w:space="0" w:sz="4" w:themeColor="accent1" w:val="single"/>
          <w:insideH w:space="0" w:sz="0" w:val="nil"/>
          <w:insideV w:space="0" w:sz="0" w:val="nil"/>
        </w:tcBorders>
        <w:shd w:color="auto" w:fill="4f81bd" w:themeFill="accent1" w:val="clear"/>
      </w:tcPr>
    </w:tblStylePr>
    <w:tblStylePr w:type="lastRow">
      <w:rPr>
        <w:b w:val="1"/>
        <w:bCs w:val="1"/>
      </w:rPr>
      <w:tblPr/>
      <w:tcPr>
        <w:tcBorders>
          <w:top w:color="4f81bd" w:space="0" w:sz="4" w:themeColor="accent1" w:val="double"/>
        </w:tcBorders>
      </w:tcPr>
    </w:tblStylePr>
    <w:tblStylePr w:type="firstCol">
      <w:rPr>
        <w:b w:val="1"/>
        <w:bCs w:val="1"/>
      </w:rPr>
    </w:tblStylePr>
    <w:tblStylePr w:type="lastCol">
      <w:rPr>
        <w:b w:val="1"/>
        <w:bCs w:val="1"/>
      </w:rPr>
    </w:tblStylePr>
    <w:tblStylePr w:type="band1Vert">
      <w:tblPr/>
      <w:tcPr>
        <w:shd w:color="auto" w:fill="dbe5f1" w:themeFill="accent1" w:themeFillTint="000033" w:val="clear"/>
      </w:tcPr>
    </w:tblStylePr>
    <w:tblStylePr w:type="band1Horz">
      <w:tblPr/>
      <w:tcPr>
        <w:shd w:color="auto" w:fill="dbe5f1" w:themeFill="accent1" w:themeFillTint="000033" w:val="clear"/>
      </w:tcPr>
    </w:tblStylePr>
  </w:style>
  <w:style w:type="table" w:styleId="GridTable4-Accent5">
    <w:name w:val="Grid Table 4 Accent 5"/>
    <w:basedOn w:val="TableNormal"/>
    <w:uiPriority w:val="49"/>
    <w:rsid w:val="008F7522"/>
    <w:pPr>
      <w:spacing w:line="240" w:lineRule="auto"/>
    </w:pPr>
    <w:rPr>
      <w:rFonts w:ascii="Times New Roman" w:cs="Times New Roman" w:eastAsia="Times New Roman" w:hAnsi="Times New Roman"/>
      <w:sz w:val="24"/>
      <w:szCs w:val="24"/>
    </w:rPr>
    <w:tblPr>
      <w:tblStyleRowBandSize w:val="1"/>
      <w:tblStyleColBandSize w:val="1"/>
      <w:tblBorders>
        <w:top w:color="92cddc" w:space="0" w:sz="4" w:themeColor="accent5" w:themeTint="000099" w:val="single"/>
        <w:left w:color="92cddc" w:space="0" w:sz="4" w:themeColor="accent5" w:themeTint="000099" w:val="single"/>
        <w:bottom w:color="92cddc" w:space="0" w:sz="4" w:themeColor="accent5" w:themeTint="000099" w:val="single"/>
        <w:right w:color="92cddc" w:space="0" w:sz="4" w:themeColor="accent5" w:themeTint="000099" w:val="single"/>
        <w:insideH w:color="92cddc" w:space="0" w:sz="4" w:themeColor="accent5" w:themeTint="000099" w:val="single"/>
        <w:insideV w:color="92cddc" w:space="0" w:sz="4" w:themeColor="accent5" w:themeTint="000099" w:val="single"/>
      </w:tblBorders>
    </w:tblPr>
    <w:tblStylePr w:type="firstRow">
      <w:rPr>
        <w:b w:val="1"/>
        <w:bCs w:val="1"/>
        <w:color w:val="ffffff" w:themeColor="background1"/>
      </w:rPr>
      <w:tblPr/>
      <w:tcPr>
        <w:tcBorders>
          <w:top w:color="4bacc6" w:space="0" w:sz="4" w:themeColor="accent5" w:val="single"/>
          <w:left w:color="4bacc6" w:space="0" w:sz="4" w:themeColor="accent5" w:val="single"/>
          <w:bottom w:color="4bacc6" w:space="0" w:sz="4" w:themeColor="accent5" w:val="single"/>
          <w:right w:color="4bacc6" w:space="0" w:sz="4" w:themeColor="accent5" w:val="single"/>
          <w:insideH w:space="0" w:sz="0" w:val="nil"/>
          <w:insideV w:space="0" w:sz="0" w:val="nil"/>
        </w:tcBorders>
        <w:shd w:color="auto" w:fill="4bacc6" w:themeFill="accent5" w:val="clear"/>
      </w:tcPr>
    </w:tblStylePr>
    <w:tblStylePr w:type="lastRow">
      <w:rPr>
        <w:b w:val="1"/>
        <w:bCs w:val="1"/>
      </w:rPr>
      <w:tblPr/>
      <w:tcPr>
        <w:tcBorders>
          <w:top w:color="4bacc6" w:space="0" w:sz="4" w:themeColor="accent5" w:val="double"/>
        </w:tcBorders>
      </w:tcPr>
    </w:tblStylePr>
    <w:tblStylePr w:type="firstCol">
      <w:rPr>
        <w:b w:val="1"/>
        <w:bCs w:val="1"/>
      </w:rPr>
    </w:tblStylePr>
    <w:tblStylePr w:type="lastCol">
      <w:rPr>
        <w:b w:val="1"/>
        <w:bCs w:val="1"/>
      </w:rPr>
    </w:tblStylePr>
    <w:tblStylePr w:type="band1Vert">
      <w:tblPr/>
      <w:tcPr>
        <w:shd w:color="auto" w:fill="daeef3" w:themeFill="accent5" w:themeFillTint="000033" w:val="clear"/>
      </w:tcPr>
    </w:tblStylePr>
    <w:tblStylePr w:type="band1Horz">
      <w:tblPr/>
      <w:tcPr>
        <w:shd w:color="auto" w:fill="daeef3" w:themeFill="accent5" w:themeFillTint="000033" w:val="clear"/>
      </w:tcPr>
    </w:tblStylePr>
  </w:style>
  <w:style w:type="table" w:styleId="ListTable3-Accent1">
    <w:name w:val="List Table 3 Accent 1"/>
    <w:basedOn w:val="TableNormal"/>
    <w:uiPriority w:val="48"/>
    <w:rsid w:val="008F7522"/>
    <w:pPr>
      <w:spacing w:line="240" w:lineRule="auto"/>
    </w:pPr>
    <w:rPr>
      <w:rFonts w:ascii="Times New Roman" w:cs="Times New Roman" w:eastAsia="Times New Roman" w:hAnsi="Times New Roman"/>
      <w:sz w:val="24"/>
      <w:szCs w:val="24"/>
    </w:rPr>
    <w:tblPr>
      <w:tblStyleRowBandSize w:val="1"/>
      <w:tblStyleColBandSize w:val="1"/>
      <w:tblBorders>
        <w:top w:color="4f81bd" w:space="0" w:sz="4" w:themeColor="accent1" w:val="single"/>
        <w:left w:color="4f81bd" w:space="0" w:sz="4" w:themeColor="accent1" w:val="single"/>
        <w:bottom w:color="4f81bd" w:space="0" w:sz="4" w:themeColor="accent1" w:val="single"/>
        <w:right w:color="4f81bd" w:space="0" w:sz="4" w:themeColor="accent1" w:val="single"/>
      </w:tblBorders>
    </w:tblPr>
    <w:tblStylePr w:type="firstRow">
      <w:rPr>
        <w:b w:val="1"/>
        <w:bCs w:val="1"/>
        <w:color w:val="ffffff" w:themeColor="background1"/>
      </w:rPr>
      <w:tblPr/>
      <w:tcPr>
        <w:shd w:color="auto" w:fill="4f81bd" w:themeFill="accent1" w:val="clear"/>
      </w:tcPr>
    </w:tblStylePr>
    <w:tblStylePr w:type="lastRow">
      <w:rPr>
        <w:b w:val="1"/>
        <w:bCs w:val="1"/>
      </w:rPr>
      <w:tblPr/>
      <w:tcPr>
        <w:tcBorders>
          <w:top w:color="4f81bd" w:space="0" w:sz="4" w:themeColor="accent1" w:val="double"/>
        </w:tcBorders>
        <w:shd w:color="auto" w:fill="ffffff" w:themeFill="background1" w:val="clear"/>
      </w:tcPr>
    </w:tblStylePr>
    <w:tblStylePr w:type="firstCol">
      <w:rPr>
        <w:b w:val="1"/>
        <w:bCs w:val="1"/>
      </w:rPr>
      <w:tblPr/>
      <w:tcPr>
        <w:tcBorders>
          <w:right w:space="0" w:sz="0" w:val="nil"/>
        </w:tcBorders>
        <w:shd w:color="auto" w:fill="ffffff" w:themeFill="background1" w:val="clear"/>
      </w:tcPr>
    </w:tblStylePr>
    <w:tblStylePr w:type="lastCol">
      <w:rPr>
        <w:b w:val="1"/>
        <w:bCs w:val="1"/>
      </w:rPr>
      <w:tblPr/>
      <w:tcPr>
        <w:tcBorders>
          <w:left w:space="0" w:sz="0" w:val="nil"/>
        </w:tcBorders>
        <w:shd w:color="auto" w:fill="ffffff" w:themeFill="background1" w:val="clear"/>
      </w:tcPr>
    </w:tblStylePr>
    <w:tblStylePr w:type="band1Vert">
      <w:tblPr/>
      <w:tcPr>
        <w:tcBorders>
          <w:left w:color="4f81bd" w:space="0" w:sz="4" w:themeColor="accent1" w:val="single"/>
          <w:right w:color="4f81bd" w:space="0" w:sz="4" w:themeColor="accent1" w:val="single"/>
        </w:tcBorders>
      </w:tcPr>
    </w:tblStylePr>
    <w:tblStylePr w:type="band1Horz">
      <w:tblPr/>
      <w:tcPr>
        <w:tcBorders>
          <w:top w:color="4f81bd" w:space="0" w:sz="4" w:themeColor="accent1" w:val="single"/>
          <w:bottom w:color="4f81bd" w:space="0" w:sz="4" w:themeColor="accent1"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4f81bd" w:space="0" w:sz="4" w:themeColor="accent1" w:val="double"/>
          <w:left w:space="0" w:sz="0" w:val="nil"/>
        </w:tcBorders>
      </w:tcPr>
    </w:tblStylePr>
    <w:tblStylePr w:type="swCell">
      <w:tblPr/>
      <w:tcPr>
        <w:tcBorders>
          <w:top w:color="4f81bd" w:space="0" w:sz="4" w:themeColor="accent1" w:val="double"/>
          <w:right w:space="0" w:sz="0" w:val="nil"/>
        </w:tcBorders>
      </w:tcPr>
    </w:tblStylePr>
  </w:style>
  <w:style w:type="table" w:styleId="PlainTable5">
    <w:name w:val="Plain Table 5"/>
    <w:basedOn w:val="TableNormal"/>
    <w:uiPriority w:val="45"/>
    <w:rsid w:val="008F7522"/>
    <w:pPr>
      <w:spacing w:line="240" w:lineRule="auto"/>
    </w:pPr>
    <w:rPr>
      <w:rFonts w:ascii="Times New Roman" w:cs="Times New Roman" w:eastAsia="Times New Roman" w:hAnsi="Times New Roman"/>
      <w:sz w:val="24"/>
      <w:szCs w:val="24"/>
    </w:rPr>
    <w:tblPr>
      <w:tblStyleRowBandSize w:val="1"/>
      <w:tblStyleColBandSize w:val="1"/>
    </w:tblPr>
    <w:tblStylePr w:type="firstRow">
      <w:rPr>
        <w:rFonts w:asciiTheme="majorHAnsi" w:cstheme="majorBidi" w:eastAsiaTheme="majorEastAsia" w:hAnsiTheme="majorHAnsi"/>
        <w:i w:val="1"/>
        <w:iCs w:val="1"/>
        <w:sz w:val="26"/>
      </w:rPr>
      <w:tblPr/>
      <w:tcPr>
        <w:tcBorders>
          <w:bottom w:color="7f7f7f" w:space="0" w:sz="4" w:themeColor="text1" w:themeTint="000080"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7f7f7f" w:space="0" w:sz="4" w:themeColor="text1" w:themeTint="000080"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7f7f7f" w:space="0" w:sz="4" w:themeColor="text1" w:themeTint="000080"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7f7f7f" w:space="0" w:sz="4" w:themeColor="text1" w:themeTint="000080" w:val="single"/>
        </w:tcBorders>
        <w:shd w:color="auto" w:fill="ffffff" w:themeFill="background1" w:val="clear"/>
      </w:tc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table" w:styleId="PlainTable3">
    <w:name w:val="Plain Table 3"/>
    <w:basedOn w:val="TableNormal"/>
    <w:uiPriority w:val="43"/>
    <w:rsid w:val="008F7522"/>
    <w:pPr>
      <w:spacing w:line="240" w:lineRule="auto"/>
    </w:pPr>
    <w:rPr>
      <w:rFonts w:ascii="Times New Roman" w:cs="Times New Roman" w:eastAsia="Times New Roman" w:hAnsi="Times New Roman"/>
      <w:sz w:val="24"/>
      <w:szCs w:val="24"/>
    </w:rPr>
    <w:tblPr>
      <w:tblStyleRowBandSize w:val="1"/>
      <w:tblStyleColBandSize w:val="1"/>
    </w:tblPr>
    <w:tblStylePr w:type="firstRow">
      <w:rPr>
        <w:b w:val="1"/>
        <w:bCs w:val="1"/>
        <w:caps w:val="1"/>
      </w:rPr>
      <w:tblPr/>
      <w:tcPr>
        <w:tcBorders>
          <w:bottom w:color="7f7f7f" w:space="0" w:sz="4" w:themeColor="text1" w:themeTint="000080" w:val="single"/>
        </w:tcBorders>
      </w:tcPr>
    </w:tblStylePr>
    <w:tblStylePr w:type="lastRow">
      <w:rPr>
        <w:b w:val="1"/>
        <w:bCs w:val="1"/>
        <w:caps w:val="1"/>
      </w:rPr>
      <w:tblPr/>
      <w:tcPr>
        <w:tcBorders>
          <w:top w:space="0" w:sz="0" w:val="nil"/>
        </w:tcBorders>
      </w:tcPr>
    </w:tblStylePr>
    <w:tblStylePr w:type="firstCol">
      <w:rPr>
        <w:b w:val="1"/>
        <w:bCs w:val="1"/>
        <w:caps w:val="1"/>
      </w:rPr>
      <w:tblPr/>
      <w:tcPr>
        <w:tcBorders>
          <w:right w:color="7f7f7f" w:space="0" w:sz="4" w:themeColor="text1" w:themeTint="000080" w:val="single"/>
        </w:tcBorders>
      </w:tcPr>
    </w:tblStylePr>
    <w:tblStylePr w:type="lastCol">
      <w:rPr>
        <w:b w:val="1"/>
        <w:bCs w:val="1"/>
        <w:caps w:val="1"/>
      </w:rPr>
      <w:tblPr/>
      <w:tcPr>
        <w:tcBorders>
          <w:left w:space="0" w:sz="0" w:val="nil"/>
        </w:tcBorders>
      </w:tc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tblStylePr w:type="neCell">
      <w:tblPr/>
      <w:tcPr>
        <w:tcBorders>
          <w:left w:space="0" w:sz="0" w:val="nil"/>
        </w:tcBorders>
      </w:tcPr>
    </w:tblStylePr>
    <w:tblStylePr w:type="nwCell">
      <w:tblPr/>
      <w:tcPr>
        <w:tcBorders>
          <w:right w:space="0" w:sz="0" w:val="nil"/>
        </w:tcBorders>
      </w:tcPr>
    </w:tblStylePr>
  </w:style>
  <w:style w:type="table" w:styleId="PlainTable4">
    <w:name w:val="Plain Table 4"/>
    <w:basedOn w:val="TableNormal"/>
    <w:uiPriority w:val="44"/>
    <w:rsid w:val="008F7522"/>
    <w:pPr>
      <w:spacing w:line="240" w:lineRule="auto"/>
    </w:pPr>
    <w:rPr>
      <w:rFonts w:ascii="Times New Roman" w:cs="Times New Roman" w:eastAsia="Times New Roman" w:hAnsi="Times New Roman"/>
      <w:sz w:val="24"/>
      <w:szCs w:val="24"/>
    </w:rPr>
    <w:tblPr>
      <w:tblStyleRowBandSize w:val="1"/>
      <w:tblStyleColBandSize w:val="1"/>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table" w:styleId="GridTable1Light">
    <w:name w:val="Grid Table 1 Light"/>
    <w:basedOn w:val="TableNormal"/>
    <w:uiPriority w:val="46"/>
    <w:rsid w:val="008F7522"/>
    <w:pPr>
      <w:spacing w:line="240" w:lineRule="auto"/>
    </w:pPr>
    <w:rPr>
      <w:rFonts w:ascii="Times New Roman" w:cs="Times New Roman" w:eastAsia="Times New Roman" w:hAnsi="Times New Roman"/>
      <w:sz w:val="24"/>
      <w:szCs w:val="24"/>
    </w:rPr>
    <w:tblPr>
      <w:tblStyleRowBandSize w:val="1"/>
      <w:tblStyleColBandSize w:val="1"/>
      <w:tblBorders>
        <w:top w:color="999999" w:space="0" w:sz="4" w:themeColor="text1" w:themeTint="000066" w:val="single"/>
        <w:left w:color="999999" w:space="0" w:sz="4" w:themeColor="text1" w:themeTint="000066" w:val="single"/>
        <w:bottom w:color="999999" w:space="0" w:sz="4" w:themeColor="text1" w:themeTint="000066" w:val="single"/>
        <w:right w:color="999999" w:space="0" w:sz="4" w:themeColor="text1" w:themeTint="000066" w:val="single"/>
        <w:insideH w:color="999999" w:space="0" w:sz="4" w:themeColor="text1" w:themeTint="000066" w:val="single"/>
        <w:insideV w:color="999999" w:space="0" w:sz="4" w:themeColor="text1" w:themeTint="000066" w:val="single"/>
      </w:tblBorders>
    </w:tblPr>
    <w:tblStylePr w:type="firstRow">
      <w:rPr>
        <w:b w:val="1"/>
        <w:bCs w:val="1"/>
      </w:rPr>
      <w:tblPr/>
      <w:tcPr>
        <w:tcBorders>
          <w:bottom w:color="666666" w:space="0" w:sz="12" w:themeColor="text1" w:themeTint="000099" w:val="single"/>
        </w:tcBorders>
      </w:tcPr>
    </w:tblStylePr>
    <w:tblStylePr w:type="lastRow">
      <w:rPr>
        <w:b w:val="1"/>
        <w:bCs w:val="1"/>
      </w:rPr>
      <w:tblPr/>
      <w:tcPr>
        <w:tcBorders>
          <w:top w:color="666666" w:space="0" w:sz="2" w:themeColor="text1" w:themeTint="000099" w:val="double"/>
        </w:tcBorders>
      </w:tcPr>
    </w:tblStylePr>
    <w:tblStylePr w:type="firstCol">
      <w:rPr>
        <w:b w:val="1"/>
        <w:bCs w:val="1"/>
      </w:rPr>
    </w:tblStylePr>
    <w:tblStylePr w:type="lastCol">
      <w:rPr>
        <w:b w:val="1"/>
        <w:bCs w:val="1"/>
      </w:rPr>
    </w:tblStylePr>
  </w:style>
  <w:style w:type="table" w:styleId="GridTable3-Accent1">
    <w:name w:val="Grid Table 3 Accent 1"/>
    <w:basedOn w:val="TableNormal"/>
    <w:uiPriority w:val="48"/>
    <w:rsid w:val="008F7522"/>
    <w:pPr>
      <w:spacing w:line="240" w:lineRule="auto"/>
    </w:pPr>
    <w:rPr>
      <w:rFonts w:ascii="Times New Roman" w:cs="Times New Roman" w:eastAsia="Times New Roman" w:hAnsi="Times New Roman"/>
      <w:sz w:val="24"/>
      <w:szCs w:val="24"/>
    </w:rPr>
    <w:tblPr>
      <w:tblStyleRowBandSize w:val="1"/>
      <w:tblStyleColBandSize w:val="1"/>
      <w:tblBorders>
        <w:top w:color="95b3d7" w:space="0" w:sz="4" w:themeColor="accent1" w:themeTint="000099" w:val="single"/>
        <w:left w:color="95b3d7" w:space="0" w:sz="4" w:themeColor="accent1" w:themeTint="000099" w:val="single"/>
        <w:bottom w:color="95b3d7" w:space="0" w:sz="4" w:themeColor="accent1" w:themeTint="000099" w:val="single"/>
        <w:right w:color="95b3d7" w:space="0" w:sz="4" w:themeColor="accent1" w:themeTint="000099" w:val="single"/>
        <w:insideH w:color="95b3d7" w:space="0" w:sz="4" w:themeColor="accent1" w:themeTint="000099" w:val="single"/>
        <w:insideV w:color="95b3d7" w:space="0" w:sz="4" w:themeColor="accent1"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dbe5f1" w:themeFill="accent1" w:themeFillTint="000033" w:val="clear"/>
      </w:tcPr>
    </w:tblStylePr>
    <w:tblStylePr w:type="band1Horz">
      <w:tblPr/>
      <w:tcPr>
        <w:shd w:color="auto" w:fill="dbe5f1" w:themeFill="accent1" w:themeFillTint="000033" w:val="clear"/>
      </w:tcPr>
    </w:tblStylePr>
    <w:tblStylePr w:type="neCell">
      <w:tblPr/>
      <w:tcPr>
        <w:tcBorders>
          <w:bottom w:color="95b3d7" w:space="0" w:sz="4" w:themeColor="accent1" w:themeTint="000099" w:val="single"/>
        </w:tcBorders>
      </w:tcPr>
    </w:tblStylePr>
    <w:tblStylePr w:type="nwCell">
      <w:tblPr/>
      <w:tcPr>
        <w:tcBorders>
          <w:bottom w:color="95b3d7" w:space="0" w:sz="4" w:themeColor="accent1" w:themeTint="000099" w:val="single"/>
        </w:tcBorders>
      </w:tcPr>
    </w:tblStylePr>
    <w:tblStylePr w:type="seCell">
      <w:tblPr/>
      <w:tcPr>
        <w:tcBorders>
          <w:top w:color="95b3d7" w:space="0" w:sz="4" w:themeColor="accent1" w:themeTint="000099" w:val="single"/>
        </w:tcBorders>
      </w:tcPr>
    </w:tblStylePr>
    <w:tblStylePr w:type="swCell">
      <w:tblPr/>
      <w:tcPr>
        <w:tcBorders>
          <w:top w:color="95b3d7" w:space="0" w:sz="4" w:themeColor="accent1" w:themeTint="000099" w:val="single"/>
        </w:tcBorders>
      </w:tcPr>
    </w:tblStylePr>
  </w:style>
  <w:style w:type="table" w:styleId="GridTable4-Accent2">
    <w:name w:val="Grid Table 4 Accent 2"/>
    <w:basedOn w:val="TableNormal"/>
    <w:uiPriority w:val="49"/>
    <w:rsid w:val="008F7522"/>
    <w:pPr>
      <w:spacing w:line="240" w:lineRule="auto"/>
    </w:pPr>
    <w:rPr>
      <w:rFonts w:ascii="Times New Roman" w:cs="Times New Roman" w:eastAsia="Times New Roman" w:hAnsi="Times New Roman"/>
      <w:sz w:val="24"/>
      <w:szCs w:val="24"/>
    </w:rPr>
    <w:tblPr>
      <w:tblStyleRowBandSize w:val="1"/>
      <w:tblStyleColBandSize w:val="1"/>
      <w:tblBorders>
        <w:top w:color="d99594" w:space="0" w:sz="4" w:themeColor="accent2" w:themeTint="000099" w:val="single"/>
        <w:left w:color="d99594" w:space="0" w:sz="4" w:themeColor="accent2" w:themeTint="000099" w:val="single"/>
        <w:bottom w:color="d99594" w:space="0" w:sz="4" w:themeColor="accent2" w:themeTint="000099" w:val="single"/>
        <w:right w:color="d99594" w:space="0" w:sz="4" w:themeColor="accent2" w:themeTint="000099" w:val="single"/>
        <w:insideH w:color="d99594" w:space="0" w:sz="4" w:themeColor="accent2" w:themeTint="000099" w:val="single"/>
        <w:insideV w:color="d99594" w:space="0" w:sz="4" w:themeColor="accent2" w:themeTint="000099" w:val="single"/>
      </w:tblBorders>
    </w:tblPr>
    <w:tblStylePr w:type="firstRow">
      <w:rPr>
        <w:b w:val="1"/>
        <w:bCs w:val="1"/>
        <w:color w:val="ffffff" w:themeColor="background1"/>
      </w:rPr>
      <w:tblPr/>
      <w:tcPr>
        <w:tcBorders>
          <w:top w:color="c0504d" w:space="0" w:sz="4" w:themeColor="accent2" w:val="single"/>
          <w:left w:color="c0504d" w:space="0" w:sz="4" w:themeColor="accent2" w:val="single"/>
          <w:bottom w:color="c0504d" w:space="0" w:sz="4" w:themeColor="accent2" w:val="single"/>
          <w:right w:color="c0504d" w:space="0" w:sz="4" w:themeColor="accent2" w:val="single"/>
          <w:insideH w:space="0" w:sz="0" w:val="nil"/>
          <w:insideV w:space="0" w:sz="0" w:val="nil"/>
        </w:tcBorders>
        <w:shd w:color="auto" w:fill="c0504d" w:themeFill="accent2" w:val="clear"/>
      </w:tcPr>
    </w:tblStylePr>
    <w:tblStylePr w:type="lastRow">
      <w:rPr>
        <w:b w:val="1"/>
        <w:bCs w:val="1"/>
      </w:rPr>
      <w:tblPr/>
      <w:tcPr>
        <w:tcBorders>
          <w:top w:color="c0504d" w:space="0" w:sz="4" w:themeColor="accent2" w:val="double"/>
        </w:tcBorders>
      </w:tcPr>
    </w:tblStylePr>
    <w:tblStylePr w:type="firstCol">
      <w:rPr>
        <w:b w:val="1"/>
        <w:bCs w:val="1"/>
      </w:rPr>
    </w:tblStylePr>
    <w:tblStylePr w:type="lastCol">
      <w:rPr>
        <w:b w:val="1"/>
        <w:bCs w:val="1"/>
      </w:rPr>
    </w:tblStylePr>
    <w:tblStylePr w:type="band1Vert">
      <w:tblPr/>
      <w:tcPr>
        <w:shd w:color="auto" w:fill="f2dbdb" w:themeFill="accent2" w:themeFillTint="000033" w:val="clear"/>
      </w:tcPr>
    </w:tblStylePr>
    <w:tblStylePr w:type="band1Horz">
      <w:tblPr/>
      <w:tcPr>
        <w:shd w:color="auto" w:fill="f2dbdb" w:themeFill="accent2" w:themeFillTint="000033" w:val="clear"/>
      </w:tcPr>
    </w:tblStylePr>
  </w:style>
  <w:style w:type="table" w:styleId="GridTable7Colorful-Accent5">
    <w:name w:val="Grid Table 7 Colorful Accent 5"/>
    <w:basedOn w:val="TableNormal"/>
    <w:uiPriority w:val="52"/>
    <w:rsid w:val="008F7522"/>
    <w:pPr>
      <w:spacing w:line="240" w:lineRule="auto"/>
    </w:pPr>
    <w:rPr>
      <w:rFonts w:ascii="Times New Roman" w:cs="Times New Roman" w:eastAsia="Times New Roman" w:hAnsi="Times New Roman"/>
      <w:color w:val="31849b" w:themeColor="accent5" w:themeShade="0000BF"/>
      <w:sz w:val="24"/>
      <w:szCs w:val="24"/>
    </w:rPr>
    <w:tblPr>
      <w:tblStyleRowBandSize w:val="1"/>
      <w:tblStyleColBandSize w:val="1"/>
      <w:tblBorders>
        <w:top w:color="92cddc" w:space="0" w:sz="4" w:themeColor="accent5" w:themeTint="000099" w:val="single"/>
        <w:left w:color="92cddc" w:space="0" w:sz="4" w:themeColor="accent5" w:themeTint="000099" w:val="single"/>
        <w:bottom w:color="92cddc" w:space="0" w:sz="4" w:themeColor="accent5" w:themeTint="000099" w:val="single"/>
        <w:right w:color="92cddc" w:space="0" w:sz="4" w:themeColor="accent5" w:themeTint="000099" w:val="single"/>
        <w:insideH w:color="92cddc" w:space="0" w:sz="4" w:themeColor="accent5" w:themeTint="000099" w:val="single"/>
        <w:insideV w:color="92cddc" w:space="0" w:sz="4" w:themeColor="accent5"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daeef3" w:themeFill="accent5" w:themeFillTint="000033" w:val="clear"/>
      </w:tcPr>
    </w:tblStylePr>
    <w:tblStylePr w:type="band1Horz">
      <w:tblPr/>
      <w:tcPr>
        <w:shd w:color="auto" w:fill="daeef3" w:themeFill="accent5" w:themeFillTint="000033" w:val="clear"/>
      </w:tcPr>
    </w:tblStylePr>
    <w:tblStylePr w:type="neCell">
      <w:tblPr/>
      <w:tcPr>
        <w:tcBorders>
          <w:bottom w:color="92cddc" w:space="0" w:sz="4" w:themeColor="accent5" w:themeTint="000099" w:val="single"/>
        </w:tcBorders>
      </w:tcPr>
    </w:tblStylePr>
    <w:tblStylePr w:type="nwCell">
      <w:tblPr/>
      <w:tcPr>
        <w:tcBorders>
          <w:bottom w:color="92cddc" w:space="0" w:sz="4" w:themeColor="accent5" w:themeTint="000099" w:val="single"/>
        </w:tcBorders>
      </w:tcPr>
    </w:tblStylePr>
    <w:tblStylePr w:type="seCell">
      <w:tblPr/>
      <w:tcPr>
        <w:tcBorders>
          <w:top w:color="92cddc" w:space="0" w:sz="4" w:themeColor="accent5" w:themeTint="000099" w:val="single"/>
        </w:tcBorders>
      </w:tcPr>
    </w:tblStylePr>
    <w:tblStylePr w:type="swCell">
      <w:tblPr/>
      <w:tcPr>
        <w:tcBorders>
          <w:top w:color="92cddc" w:space="0" w:sz="4" w:themeColor="accent5" w:themeTint="000099" w:val="single"/>
        </w:tcBorders>
      </w:tcPr>
    </w:tblStylePr>
  </w:style>
  <w:style w:type="table" w:styleId="GridTable7Colorful-Accent6">
    <w:name w:val="Grid Table 7 Colorful Accent 6"/>
    <w:basedOn w:val="TableNormal"/>
    <w:uiPriority w:val="52"/>
    <w:rsid w:val="008F7522"/>
    <w:pPr>
      <w:spacing w:line="240" w:lineRule="auto"/>
    </w:pPr>
    <w:rPr>
      <w:rFonts w:ascii="Times New Roman" w:cs="Times New Roman" w:eastAsia="Times New Roman" w:hAnsi="Times New Roman"/>
      <w:color w:val="e36c0a" w:themeColor="accent6" w:themeShade="0000BF"/>
      <w:sz w:val="24"/>
      <w:szCs w:val="24"/>
    </w:rPr>
    <w:tblPr>
      <w:tblStyleRowBandSize w:val="1"/>
      <w:tblStyleColBandSize w:val="1"/>
      <w:tblBorders>
        <w:top w:color="fabf8f" w:space="0" w:sz="4" w:themeColor="accent6" w:themeTint="000099" w:val="single"/>
        <w:left w:color="fabf8f" w:space="0" w:sz="4" w:themeColor="accent6" w:themeTint="000099" w:val="single"/>
        <w:bottom w:color="fabf8f" w:space="0" w:sz="4" w:themeColor="accent6" w:themeTint="000099" w:val="single"/>
        <w:right w:color="fabf8f" w:space="0" w:sz="4" w:themeColor="accent6" w:themeTint="000099" w:val="single"/>
        <w:insideH w:color="fabf8f" w:space="0" w:sz="4" w:themeColor="accent6" w:themeTint="000099" w:val="single"/>
        <w:insideV w:color="fabf8f" w:space="0" w:sz="4" w:themeColor="accent6"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fde9d9" w:themeFill="accent6" w:themeFillTint="000033" w:val="clear"/>
      </w:tcPr>
    </w:tblStylePr>
    <w:tblStylePr w:type="band1Horz">
      <w:tblPr/>
      <w:tcPr>
        <w:shd w:color="auto" w:fill="fde9d9" w:themeFill="accent6" w:themeFillTint="000033" w:val="clear"/>
      </w:tcPr>
    </w:tblStylePr>
    <w:tblStylePr w:type="neCell">
      <w:tblPr/>
      <w:tcPr>
        <w:tcBorders>
          <w:bottom w:color="fabf8f" w:space="0" w:sz="4" w:themeColor="accent6" w:themeTint="000099" w:val="single"/>
        </w:tcBorders>
      </w:tcPr>
    </w:tblStylePr>
    <w:tblStylePr w:type="nwCell">
      <w:tblPr/>
      <w:tcPr>
        <w:tcBorders>
          <w:bottom w:color="fabf8f" w:space="0" w:sz="4" w:themeColor="accent6" w:themeTint="000099" w:val="single"/>
        </w:tcBorders>
      </w:tcPr>
    </w:tblStylePr>
    <w:tblStylePr w:type="seCell">
      <w:tblPr/>
      <w:tcPr>
        <w:tcBorders>
          <w:top w:color="fabf8f" w:space="0" w:sz="4" w:themeColor="accent6" w:themeTint="000099" w:val="single"/>
        </w:tcBorders>
      </w:tcPr>
    </w:tblStylePr>
    <w:tblStylePr w:type="swCell">
      <w:tblPr/>
      <w:tcPr>
        <w:tcBorders>
          <w:top w:color="fabf8f" w:space="0" w:sz="4" w:themeColor="accent6" w:themeTint="000099" w:val="single"/>
        </w:tcBorders>
      </w:tcPr>
    </w:tblStylePr>
  </w:style>
  <w:style w:type="table" w:styleId="ListTable1Light">
    <w:name w:val="List Table 1 Light"/>
    <w:basedOn w:val="TableNormal"/>
    <w:uiPriority w:val="46"/>
    <w:rsid w:val="008F7522"/>
    <w:pPr>
      <w:spacing w:line="240" w:lineRule="auto"/>
    </w:pPr>
    <w:rPr>
      <w:rFonts w:ascii="Times New Roman" w:cs="Times New Roman" w:eastAsia="Times New Roman" w:hAnsi="Times New Roman"/>
      <w:sz w:val="24"/>
      <w:szCs w:val="24"/>
    </w:rPr>
    <w:tblPr>
      <w:tblStyleRowBandSize w:val="1"/>
      <w:tblStyleColBandSize w:val="1"/>
    </w:tblPr>
    <w:tblStylePr w:type="firstRow">
      <w:rPr>
        <w:b w:val="1"/>
        <w:bCs w:val="1"/>
      </w:rPr>
      <w:tblPr/>
      <w:tcPr>
        <w:tcBorders>
          <w:bottom w:color="666666" w:space="0" w:sz="4" w:themeColor="text1" w:themeTint="000099" w:val="single"/>
        </w:tcBorders>
      </w:tcPr>
    </w:tblStylePr>
    <w:tblStylePr w:type="lastRow">
      <w:rPr>
        <w:b w:val="1"/>
        <w:bCs w:val="1"/>
      </w:rPr>
      <w:tblPr/>
      <w:tcPr>
        <w:tcBorders>
          <w:top w:color="666666" w:space="0" w:sz="4" w:themeColor="text1" w:themeTint="000099" w:val="single"/>
        </w:tcBorders>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table" w:styleId="ListTable1Light-Accent1">
    <w:name w:val="List Table 1 Light Accent 1"/>
    <w:basedOn w:val="TableNormal"/>
    <w:uiPriority w:val="46"/>
    <w:rsid w:val="008F7522"/>
    <w:pPr>
      <w:spacing w:line="240" w:lineRule="auto"/>
    </w:pPr>
    <w:rPr>
      <w:rFonts w:ascii="Times New Roman" w:cs="Times New Roman" w:eastAsia="Times New Roman" w:hAnsi="Times New Roman"/>
      <w:sz w:val="24"/>
      <w:szCs w:val="24"/>
    </w:rPr>
    <w:tblPr>
      <w:tblStyleRowBandSize w:val="1"/>
      <w:tblStyleColBandSize w:val="1"/>
    </w:tblPr>
    <w:tblStylePr w:type="firstRow">
      <w:rPr>
        <w:b w:val="1"/>
        <w:bCs w:val="1"/>
      </w:rPr>
      <w:tblPr/>
      <w:tcPr>
        <w:tcBorders>
          <w:bottom w:color="95b3d7" w:space="0" w:sz="4" w:themeColor="accent1" w:themeTint="000099" w:val="single"/>
        </w:tcBorders>
      </w:tcPr>
    </w:tblStylePr>
    <w:tblStylePr w:type="lastRow">
      <w:rPr>
        <w:b w:val="1"/>
        <w:bCs w:val="1"/>
      </w:rPr>
      <w:tblPr/>
      <w:tcPr>
        <w:tcBorders>
          <w:top w:color="95b3d7" w:space="0" w:sz="4" w:themeColor="accent1" w:themeTint="000099" w:val="single"/>
        </w:tcBorders>
      </w:tcPr>
    </w:tblStylePr>
    <w:tblStylePr w:type="firstCol">
      <w:rPr>
        <w:b w:val="1"/>
        <w:bCs w:val="1"/>
      </w:rPr>
    </w:tblStylePr>
    <w:tblStylePr w:type="lastCol">
      <w:rPr>
        <w:b w:val="1"/>
        <w:bCs w:val="1"/>
      </w:rPr>
    </w:tblStylePr>
    <w:tblStylePr w:type="band1Vert">
      <w:tblPr/>
      <w:tcPr>
        <w:shd w:color="auto" w:fill="dbe5f1" w:themeFill="accent1" w:themeFillTint="000033" w:val="clear"/>
      </w:tcPr>
    </w:tblStylePr>
    <w:tblStylePr w:type="band1Horz">
      <w:tblPr/>
      <w:tcPr>
        <w:shd w:color="auto" w:fill="dbe5f1" w:themeFill="accent1" w:themeFillTint="000033" w:val="clear"/>
      </w:tcPr>
    </w:tblStylePr>
  </w:style>
  <w:style w:type="table" w:styleId="ListTable1Light-Accent2">
    <w:name w:val="List Table 1 Light Accent 2"/>
    <w:basedOn w:val="TableNormal"/>
    <w:uiPriority w:val="46"/>
    <w:rsid w:val="008F7522"/>
    <w:pPr>
      <w:spacing w:line="240" w:lineRule="auto"/>
    </w:pPr>
    <w:rPr>
      <w:rFonts w:ascii="Times New Roman" w:cs="Times New Roman" w:eastAsia="Times New Roman" w:hAnsi="Times New Roman"/>
      <w:sz w:val="24"/>
      <w:szCs w:val="24"/>
    </w:rPr>
    <w:tblPr>
      <w:tblStyleRowBandSize w:val="1"/>
      <w:tblStyleColBandSize w:val="1"/>
    </w:tblPr>
    <w:tblStylePr w:type="firstRow">
      <w:rPr>
        <w:b w:val="1"/>
        <w:bCs w:val="1"/>
      </w:rPr>
      <w:tblPr/>
      <w:tcPr>
        <w:tcBorders>
          <w:bottom w:color="d99594" w:space="0" w:sz="4" w:themeColor="accent2" w:themeTint="000099" w:val="single"/>
        </w:tcBorders>
      </w:tcPr>
    </w:tblStylePr>
    <w:tblStylePr w:type="lastRow">
      <w:rPr>
        <w:b w:val="1"/>
        <w:bCs w:val="1"/>
      </w:rPr>
      <w:tblPr/>
      <w:tcPr>
        <w:tcBorders>
          <w:top w:color="d99594" w:space="0" w:sz="4" w:themeColor="accent2" w:themeTint="000099" w:val="single"/>
        </w:tcBorders>
      </w:tcPr>
    </w:tblStylePr>
    <w:tblStylePr w:type="firstCol">
      <w:rPr>
        <w:b w:val="1"/>
        <w:bCs w:val="1"/>
      </w:rPr>
    </w:tblStylePr>
    <w:tblStylePr w:type="lastCol">
      <w:rPr>
        <w:b w:val="1"/>
        <w:bCs w:val="1"/>
      </w:rPr>
    </w:tblStylePr>
    <w:tblStylePr w:type="band1Vert">
      <w:tblPr/>
      <w:tcPr>
        <w:shd w:color="auto" w:fill="f2dbdb" w:themeFill="accent2" w:themeFillTint="000033" w:val="clear"/>
      </w:tcPr>
    </w:tblStylePr>
    <w:tblStylePr w:type="band1Horz">
      <w:tblPr/>
      <w:tcPr>
        <w:shd w:color="auto" w:fill="f2dbdb" w:themeFill="accent2" w:themeFillTint="000033" w:val="clear"/>
      </w:tcPr>
    </w:tblStylePr>
  </w:style>
  <w:style w:type="table" w:styleId="ListTable1Light-Accent3">
    <w:name w:val="List Table 1 Light Accent 3"/>
    <w:basedOn w:val="TableNormal"/>
    <w:uiPriority w:val="46"/>
    <w:rsid w:val="008F7522"/>
    <w:pPr>
      <w:spacing w:line="240" w:lineRule="auto"/>
    </w:pPr>
    <w:rPr>
      <w:rFonts w:ascii="Times New Roman" w:cs="Times New Roman" w:eastAsia="Times New Roman" w:hAnsi="Times New Roman"/>
      <w:sz w:val="24"/>
      <w:szCs w:val="24"/>
    </w:rPr>
    <w:tblPr>
      <w:tblStyleRowBandSize w:val="1"/>
      <w:tblStyleColBandSize w:val="1"/>
    </w:tblPr>
    <w:tblStylePr w:type="firstRow">
      <w:rPr>
        <w:b w:val="1"/>
        <w:bCs w:val="1"/>
      </w:rPr>
      <w:tblPr/>
      <w:tcPr>
        <w:tcBorders>
          <w:bottom w:color="c2d69b" w:space="0" w:sz="4" w:themeColor="accent3" w:themeTint="000099" w:val="single"/>
        </w:tcBorders>
      </w:tcPr>
    </w:tblStylePr>
    <w:tblStylePr w:type="lastRow">
      <w:rPr>
        <w:b w:val="1"/>
        <w:bCs w:val="1"/>
      </w:rPr>
      <w:tblPr/>
      <w:tcPr>
        <w:tcBorders>
          <w:top w:color="c2d69b" w:space="0" w:sz="4" w:themeColor="accent3" w:themeTint="000099" w:val="single"/>
        </w:tcBorders>
      </w:tcPr>
    </w:tblStylePr>
    <w:tblStylePr w:type="firstCol">
      <w:rPr>
        <w:b w:val="1"/>
        <w:bCs w:val="1"/>
      </w:rPr>
    </w:tblStylePr>
    <w:tblStylePr w:type="lastCol">
      <w:rPr>
        <w:b w:val="1"/>
        <w:bCs w:val="1"/>
      </w:rPr>
    </w:tblStylePr>
    <w:tblStylePr w:type="band1Vert">
      <w:tblPr/>
      <w:tcPr>
        <w:shd w:color="auto" w:fill="eaf1dd" w:themeFill="accent3" w:themeFillTint="000033" w:val="clear"/>
      </w:tcPr>
    </w:tblStylePr>
    <w:tblStylePr w:type="band1Horz">
      <w:tblPr/>
      <w:tcPr>
        <w:shd w:color="auto" w:fill="eaf1dd" w:themeFill="accent3" w:themeFillTint="000033" w:val="clear"/>
      </w:tcPr>
    </w:tblStylePr>
  </w:style>
  <w:style w:type="table" w:styleId="ListTable5Dark-Accent1">
    <w:name w:val="List Table 5 Dark Accent 1"/>
    <w:basedOn w:val="TableNormal"/>
    <w:uiPriority w:val="50"/>
    <w:rsid w:val="008F7522"/>
    <w:pPr>
      <w:spacing w:line="240" w:lineRule="auto"/>
    </w:pPr>
    <w:rPr>
      <w:rFonts w:ascii="Times New Roman" w:cs="Times New Roman" w:eastAsia="Times New Roman" w:hAnsi="Times New Roman"/>
      <w:color w:val="ffffff" w:themeColor="background1"/>
      <w:sz w:val="24"/>
      <w:szCs w:val="24"/>
    </w:rPr>
    <w:tblPr>
      <w:tblStyleRowBandSize w:val="1"/>
      <w:tblStyleColBandSize w:val="1"/>
      <w:tblBorders>
        <w:top w:color="4f81bd" w:space="0" w:sz="24" w:themeColor="accent1" w:val="single"/>
        <w:left w:color="4f81bd" w:space="0" w:sz="24" w:themeColor="accent1" w:val="single"/>
        <w:bottom w:color="4f81bd" w:space="0" w:sz="24" w:themeColor="accent1" w:val="single"/>
        <w:right w:color="4f81bd" w:space="0" w:sz="24" w:themeColor="accent1" w:val="single"/>
      </w:tblBorders>
    </w:tblPr>
    <w:tcPr>
      <w:shd w:color="auto" w:fill="4f81bd" w:themeFill="accent1" w:val="clear"/>
    </w:tcPr>
    <w:tblStylePr w:type="firstRow">
      <w:rPr>
        <w:b w:val="1"/>
        <w:bCs w:val="1"/>
      </w:rPr>
      <w:tblPr/>
      <w:tcPr>
        <w:tcBorders>
          <w:bottom w:color="ffffff" w:space="0" w:sz="18" w:themeColor="background1" w:val="single"/>
        </w:tcBorders>
      </w:tcPr>
    </w:tblStylePr>
    <w:tblStylePr w:type="lastRow">
      <w:rPr>
        <w:b w:val="1"/>
        <w:bCs w:val="1"/>
      </w:rPr>
      <w:tblPr/>
      <w:tcPr>
        <w:tcBorders>
          <w:top w:color="ffffff" w:space="0" w:sz="4" w:themeColor="background1" w:val="single"/>
        </w:tcBorders>
      </w:tcPr>
    </w:tblStylePr>
    <w:tblStylePr w:type="firstCol">
      <w:rPr>
        <w:b w:val="1"/>
        <w:bCs w:val="1"/>
      </w:rPr>
      <w:tblPr/>
      <w:tcPr>
        <w:tcBorders>
          <w:right w:color="ffffff" w:space="0" w:sz="4" w:themeColor="background1" w:val="single"/>
        </w:tcBorders>
      </w:tcPr>
    </w:tblStylePr>
    <w:tblStylePr w:type="lastCol">
      <w:rPr>
        <w:b w:val="1"/>
        <w:bCs w:val="1"/>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space="0" w:sz="0" w:val="nil"/>
        </w:tcBorders>
      </w:tcPr>
    </w:tblStylePr>
    <w:tblStylePr w:type="nwCell">
      <w:tblPr/>
      <w:tcPr>
        <w:tcBorders>
          <w:right w:space="0" w:sz="0" w:val="nil"/>
        </w:tcBorders>
      </w:tcPr>
    </w:tblStylePr>
    <w:tblStylePr w:type="seCell">
      <w:tblPr/>
      <w:tcPr>
        <w:tcBorders>
          <w:top w:space="0" w:sz="0" w:val="nil"/>
          <w:left w:space="0" w:sz="0" w:val="nil"/>
        </w:tcBorders>
      </w:tcPr>
    </w:tblStylePr>
    <w:tblStylePr w:type="swCell">
      <w:tblPr/>
      <w:tcPr>
        <w:tcBorders>
          <w:top w:space="0" w:sz="0" w:val="nil"/>
          <w:right w:space="0" w:sz="0" w:val="nil"/>
        </w:tcBorders>
      </w:tcPr>
    </w:tblStylePr>
  </w:style>
  <w:style w:type="table" w:styleId="ListTable4-Accent4">
    <w:name w:val="List Table 4 Accent 4"/>
    <w:basedOn w:val="TableNormal"/>
    <w:uiPriority w:val="49"/>
    <w:rsid w:val="008F7522"/>
    <w:pPr>
      <w:spacing w:line="240" w:lineRule="auto"/>
    </w:pPr>
    <w:rPr>
      <w:rFonts w:ascii="Times New Roman" w:cs="Times New Roman" w:eastAsia="Times New Roman" w:hAnsi="Times New Roman"/>
      <w:sz w:val="24"/>
      <w:szCs w:val="24"/>
    </w:rPr>
    <w:tblPr>
      <w:tblStyleRowBandSize w:val="1"/>
      <w:tblStyleColBandSize w:val="1"/>
      <w:tblBorders>
        <w:top w:color="b2a1c7" w:space="0" w:sz="4" w:themeColor="accent4" w:themeTint="000099" w:val="single"/>
        <w:left w:color="b2a1c7" w:space="0" w:sz="4" w:themeColor="accent4" w:themeTint="000099" w:val="single"/>
        <w:bottom w:color="b2a1c7" w:space="0" w:sz="4" w:themeColor="accent4" w:themeTint="000099" w:val="single"/>
        <w:right w:color="b2a1c7" w:space="0" w:sz="4" w:themeColor="accent4" w:themeTint="000099" w:val="single"/>
        <w:insideH w:color="b2a1c7" w:space="0" w:sz="4" w:themeColor="accent4" w:themeTint="000099" w:val="single"/>
      </w:tblBorders>
    </w:tblPr>
    <w:tblStylePr w:type="firstRow">
      <w:rPr>
        <w:b w:val="1"/>
        <w:bCs w:val="1"/>
        <w:color w:val="ffffff" w:themeColor="background1"/>
      </w:rPr>
      <w:tblPr/>
      <w:tcPr>
        <w:tcBorders>
          <w:top w:color="8064a2" w:space="0" w:sz="4" w:themeColor="accent4" w:val="single"/>
          <w:left w:color="8064a2" w:space="0" w:sz="4" w:themeColor="accent4" w:val="single"/>
          <w:bottom w:color="8064a2" w:space="0" w:sz="4" w:themeColor="accent4" w:val="single"/>
          <w:right w:color="8064a2" w:space="0" w:sz="4" w:themeColor="accent4" w:val="single"/>
          <w:insideH w:space="0" w:sz="0" w:val="nil"/>
        </w:tcBorders>
        <w:shd w:color="auto" w:fill="8064a2" w:themeFill="accent4" w:val="clear"/>
      </w:tcPr>
    </w:tblStylePr>
    <w:tblStylePr w:type="lastRow">
      <w:rPr>
        <w:b w:val="1"/>
        <w:bCs w:val="1"/>
      </w:rPr>
      <w:tblPr/>
      <w:tcPr>
        <w:tcBorders>
          <w:top w:color="b2a1c7" w:space="0" w:sz="4" w:themeColor="accent4" w:themeTint="000099" w:val="double"/>
        </w:tcBorders>
      </w:tcPr>
    </w:tblStylePr>
    <w:tblStylePr w:type="firstCol">
      <w:rPr>
        <w:b w:val="1"/>
        <w:bCs w:val="1"/>
      </w:rPr>
    </w:tblStylePr>
    <w:tblStylePr w:type="lastCol">
      <w:rPr>
        <w:b w:val="1"/>
        <w:bCs w:val="1"/>
      </w:rPr>
    </w:tblStylePr>
    <w:tblStylePr w:type="band1Vert">
      <w:tblPr/>
      <w:tcPr>
        <w:shd w:color="auto" w:fill="e5dfec" w:themeFill="accent4" w:themeFillTint="000033" w:val="clear"/>
      </w:tcPr>
    </w:tblStylePr>
    <w:tblStylePr w:type="band1Horz">
      <w:tblPr/>
      <w:tcPr>
        <w:shd w:color="auto" w:fill="e5dfec" w:themeFill="accent4" w:themeFillTint="000033" w:val="clear"/>
      </w:tcPr>
    </w:tblStylePr>
  </w:style>
  <w:style w:type="table" w:styleId="ListTable4-Accent5">
    <w:name w:val="List Table 4 Accent 5"/>
    <w:basedOn w:val="TableNormal"/>
    <w:uiPriority w:val="49"/>
    <w:rsid w:val="008F7522"/>
    <w:pPr>
      <w:spacing w:line="240" w:lineRule="auto"/>
    </w:pPr>
    <w:rPr>
      <w:rFonts w:ascii="Times New Roman" w:cs="Times New Roman" w:eastAsia="Times New Roman" w:hAnsi="Times New Roman"/>
      <w:sz w:val="24"/>
      <w:szCs w:val="24"/>
    </w:rPr>
    <w:tblPr>
      <w:tblStyleRowBandSize w:val="1"/>
      <w:tblStyleColBandSize w:val="1"/>
      <w:tblBorders>
        <w:top w:color="92cddc" w:space="0" w:sz="4" w:themeColor="accent5" w:themeTint="000099" w:val="single"/>
        <w:left w:color="92cddc" w:space="0" w:sz="4" w:themeColor="accent5" w:themeTint="000099" w:val="single"/>
        <w:bottom w:color="92cddc" w:space="0" w:sz="4" w:themeColor="accent5" w:themeTint="000099" w:val="single"/>
        <w:right w:color="92cddc" w:space="0" w:sz="4" w:themeColor="accent5" w:themeTint="000099" w:val="single"/>
        <w:insideH w:color="92cddc" w:space="0" w:sz="4" w:themeColor="accent5" w:themeTint="000099" w:val="single"/>
      </w:tblBorders>
    </w:tblPr>
    <w:tblStylePr w:type="firstRow">
      <w:rPr>
        <w:b w:val="1"/>
        <w:bCs w:val="1"/>
        <w:color w:val="ffffff" w:themeColor="background1"/>
      </w:rPr>
      <w:tblPr/>
      <w:tcPr>
        <w:tcBorders>
          <w:top w:color="4bacc6" w:space="0" w:sz="4" w:themeColor="accent5" w:val="single"/>
          <w:left w:color="4bacc6" w:space="0" w:sz="4" w:themeColor="accent5" w:val="single"/>
          <w:bottom w:color="4bacc6" w:space="0" w:sz="4" w:themeColor="accent5" w:val="single"/>
          <w:right w:color="4bacc6" w:space="0" w:sz="4" w:themeColor="accent5" w:val="single"/>
          <w:insideH w:space="0" w:sz="0" w:val="nil"/>
        </w:tcBorders>
        <w:shd w:color="auto" w:fill="4bacc6" w:themeFill="accent5" w:val="clear"/>
      </w:tcPr>
    </w:tblStylePr>
    <w:tblStylePr w:type="lastRow">
      <w:rPr>
        <w:b w:val="1"/>
        <w:bCs w:val="1"/>
      </w:rPr>
      <w:tblPr/>
      <w:tcPr>
        <w:tcBorders>
          <w:top w:color="92cddc" w:space="0" w:sz="4" w:themeColor="accent5" w:themeTint="000099" w:val="double"/>
        </w:tcBorders>
      </w:tcPr>
    </w:tblStylePr>
    <w:tblStylePr w:type="firstCol">
      <w:rPr>
        <w:b w:val="1"/>
        <w:bCs w:val="1"/>
      </w:rPr>
    </w:tblStylePr>
    <w:tblStylePr w:type="lastCol">
      <w:rPr>
        <w:b w:val="1"/>
        <w:bCs w:val="1"/>
      </w:rPr>
    </w:tblStylePr>
    <w:tblStylePr w:type="band1Vert">
      <w:tblPr/>
      <w:tcPr>
        <w:shd w:color="auto" w:fill="daeef3" w:themeFill="accent5" w:themeFillTint="000033" w:val="clear"/>
      </w:tcPr>
    </w:tblStylePr>
    <w:tblStylePr w:type="band1Horz">
      <w:tblPr/>
      <w:tcPr>
        <w:shd w:color="auto" w:fill="daeef3" w:themeFill="accent5" w:themeFillTint="000033" w:val="clear"/>
      </w:tcPr>
    </w:tblStylePr>
  </w:style>
  <w:style w:type="table" w:styleId="ListTable4-Accent6">
    <w:name w:val="List Table 4 Accent 6"/>
    <w:basedOn w:val="TableNormal"/>
    <w:uiPriority w:val="49"/>
    <w:rsid w:val="008F7522"/>
    <w:pPr>
      <w:spacing w:line="240" w:lineRule="auto"/>
    </w:pPr>
    <w:rPr>
      <w:rFonts w:ascii="Times New Roman" w:cs="Times New Roman" w:eastAsia="Times New Roman" w:hAnsi="Times New Roman"/>
      <w:sz w:val="24"/>
      <w:szCs w:val="24"/>
    </w:rPr>
    <w:tblPr>
      <w:tblStyleRowBandSize w:val="1"/>
      <w:tblStyleColBandSize w:val="1"/>
      <w:tblBorders>
        <w:top w:color="fabf8f" w:space="0" w:sz="4" w:themeColor="accent6" w:themeTint="000099" w:val="single"/>
        <w:left w:color="fabf8f" w:space="0" w:sz="4" w:themeColor="accent6" w:themeTint="000099" w:val="single"/>
        <w:bottom w:color="fabf8f" w:space="0" w:sz="4" w:themeColor="accent6" w:themeTint="000099" w:val="single"/>
        <w:right w:color="fabf8f" w:space="0" w:sz="4" w:themeColor="accent6" w:themeTint="000099" w:val="single"/>
        <w:insideH w:color="fabf8f" w:space="0" w:sz="4" w:themeColor="accent6" w:themeTint="000099" w:val="single"/>
      </w:tblBorders>
    </w:tblPr>
    <w:tblStylePr w:type="firstRow">
      <w:rPr>
        <w:b w:val="1"/>
        <w:bCs w:val="1"/>
        <w:color w:val="ffffff" w:themeColor="background1"/>
      </w:rPr>
      <w:tblPr/>
      <w:tcPr>
        <w:tcBorders>
          <w:top w:color="f79646" w:space="0" w:sz="4" w:themeColor="accent6" w:val="single"/>
          <w:left w:color="f79646" w:space="0" w:sz="4" w:themeColor="accent6" w:val="single"/>
          <w:bottom w:color="f79646" w:space="0" w:sz="4" w:themeColor="accent6" w:val="single"/>
          <w:right w:color="f79646" w:space="0" w:sz="4" w:themeColor="accent6" w:val="single"/>
          <w:insideH w:space="0" w:sz="0" w:val="nil"/>
        </w:tcBorders>
        <w:shd w:color="auto" w:fill="f79646" w:themeFill="accent6" w:val="clear"/>
      </w:tcPr>
    </w:tblStylePr>
    <w:tblStylePr w:type="lastRow">
      <w:rPr>
        <w:b w:val="1"/>
        <w:bCs w:val="1"/>
      </w:rPr>
      <w:tblPr/>
      <w:tcPr>
        <w:tcBorders>
          <w:top w:color="fabf8f" w:space="0" w:sz="4" w:themeColor="accent6" w:themeTint="000099" w:val="double"/>
        </w:tcBorders>
      </w:tcPr>
    </w:tblStylePr>
    <w:tblStylePr w:type="firstCol">
      <w:rPr>
        <w:b w:val="1"/>
        <w:bCs w:val="1"/>
      </w:rPr>
    </w:tblStylePr>
    <w:tblStylePr w:type="lastCol">
      <w:rPr>
        <w:b w:val="1"/>
        <w:bCs w:val="1"/>
      </w:rPr>
    </w:tblStylePr>
    <w:tblStylePr w:type="band1Vert">
      <w:tblPr/>
      <w:tcPr>
        <w:shd w:color="auto" w:fill="fde9d9" w:themeFill="accent6" w:themeFillTint="000033" w:val="clear"/>
      </w:tcPr>
    </w:tblStylePr>
    <w:tblStylePr w:type="band1Horz">
      <w:tblPr/>
      <w:tcPr>
        <w:shd w:color="auto" w:fill="fde9d9" w:themeFill="accent6" w:themeFillTint="000033" w:val="clear"/>
      </w:tcPr>
    </w:tblStylePr>
  </w:style>
  <w:style w:type="table" w:styleId="ListTable5Dark">
    <w:name w:val="List Table 5 Dark"/>
    <w:basedOn w:val="TableNormal"/>
    <w:uiPriority w:val="50"/>
    <w:rsid w:val="008F7522"/>
    <w:pPr>
      <w:spacing w:line="240" w:lineRule="auto"/>
    </w:pPr>
    <w:rPr>
      <w:rFonts w:ascii="Times New Roman" w:cs="Times New Roman" w:eastAsia="Times New Roman" w:hAnsi="Times New Roman"/>
      <w:color w:val="ffffff" w:themeColor="background1"/>
      <w:sz w:val="24"/>
      <w:szCs w:val="24"/>
    </w:rPr>
    <w:tblPr>
      <w:tblStyleRowBandSize w:val="1"/>
      <w:tblStyleColBandSize w:val="1"/>
      <w:tblBorders>
        <w:top w:color="000000" w:space="0" w:sz="24" w:themeColor="text1" w:val="single"/>
        <w:left w:color="000000" w:space="0" w:sz="24" w:themeColor="text1" w:val="single"/>
        <w:bottom w:color="000000" w:space="0" w:sz="24" w:themeColor="text1" w:val="single"/>
        <w:right w:color="000000" w:space="0" w:sz="24" w:themeColor="text1" w:val="single"/>
      </w:tblBorders>
    </w:tblPr>
    <w:tcPr>
      <w:shd w:color="auto" w:fill="000000" w:themeFill="text1" w:val="clear"/>
    </w:tcPr>
    <w:tblStylePr w:type="firstRow">
      <w:rPr>
        <w:b w:val="1"/>
        <w:bCs w:val="1"/>
      </w:rPr>
      <w:tblPr/>
      <w:tcPr>
        <w:tcBorders>
          <w:bottom w:color="ffffff" w:space="0" w:sz="18" w:themeColor="background1" w:val="single"/>
        </w:tcBorders>
      </w:tcPr>
    </w:tblStylePr>
    <w:tblStylePr w:type="lastRow">
      <w:rPr>
        <w:b w:val="1"/>
        <w:bCs w:val="1"/>
      </w:rPr>
      <w:tblPr/>
      <w:tcPr>
        <w:tcBorders>
          <w:top w:color="ffffff" w:space="0" w:sz="4" w:themeColor="background1" w:val="single"/>
        </w:tcBorders>
      </w:tcPr>
    </w:tblStylePr>
    <w:tblStylePr w:type="firstCol">
      <w:rPr>
        <w:b w:val="1"/>
        <w:bCs w:val="1"/>
      </w:rPr>
      <w:tblPr/>
      <w:tcPr>
        <w:tcBorders>
          <w:right w:color="ffffff" w:space="0" w:sz="4" w:themeColor="background1" w:val="single"/>
        </w:tcBorders>
      </w:tcPr>
    </w:tblStylePr>
    <w:tblStylePr w:type="lastCol">
      <w:rPr>
        <w:b w:val="1"/>
        <w:bCs w:val="1"/>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space="0" w:sz="0" w:val="nil"/>
        </w:tcBorders>
      </w:tcPr>
    </w:tblStylePr>
    <w:tblStylePr w:type="nwCell">
      <w:tblPr/>
      <w:tcPr>
        <w:tcBorders>
          <w:right w:space="0" w:sz="0" w:val="nil"/>
        </w:tcBorders>
      </w:tcPr>
    </w:tblStylePr>
    <w:tblStylePr w:type="seCell">
      <w:tblPr/>
      <w:tcPr>
        <w:tcBorders>
          <w:top w:space="0" w:sz="0" w:val="nil"/>
          <w:left w:space="0" w:sz="0" w:val="nil"/>
        </w:tcBorders>
      </w:tcPr>
    </w:tblStylePr>
    <w:tblStylePr w:type="swCell">
      <w:tblPr/>
      <w:tcPr>
        <w:tcBorders>
          <w:top w:space="0" w:sz="0" w:val="nil"/>
          <w:right w:space="0" w:sz="0" w:val="nil"/>
        </w:tcBorders>
      </w:tcPr>
    </w:tblStylePr>
  </w:style>
  <w:style w:type="table" w:styleId="ListTable7Colorful">
    <w:name w:val="List Table 7 Colorful"/>
    <w:basedOn w:val="TableNormal"/>
    <w:uiPriority w:val="52"/>
    <w:rsid w:val="008F7522"/>
    <w:pPr>
      <w:spacing w:line="240" w:lineRule="auto"/>
    </w:pPr>
    <w:rPr>
      <w:rFonts w:ascii="Times New Roman" w:cs="Times New Roman" w:eastAsia="Times New Roman" w:hAnsi="Times New Roman"/>
      <w:color w:val="000000" w:themeColor="text1"/>
      <w:sz w:val="24"/>
      <w:szCs w:val="24"/>
    </w:rPr>
    <w:tblPr>
      <w:tblStyleRowBandSize w:val="1"/>
      <w:tblStyleColBandSize w:val="1"/>
    </w:tblPr>
    <w:tblStylePr w:type="firstRow">
      <w:rPr>
        <w:rFonts w:asciiTheme="majorHAnsi" w:cstheme="majorBidi" w:eastAsiaTheme="majorEastAsia" w:hAnsiTheme="majorHAnsi"/>
        <w:i w:val="1"/>
        <w:iCs w:val="1"/>
        <w:sz w:val="26"/>
      </w:rPr>
      <w:tblPr/>
      <w:tcPr>
        <w:tcBorders>
          <w:bottom w:color="000000" w:space="0" w:sz="4" w:themeColor="text1"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000000" w:space="0" w:sz="4" w:themeColor="text1"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000000" w:space="0" w:sz="4" w:themeColor="text1"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000000" w:space="0" w:sz="4" w:themeColor="text1" w:val="single"/>
        </w:tcBorders>
        <w:shd w:color="auto" w:fill="ffffff" w:themeFill="background1" w:val="clear"/>
      </w:tc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table" w:styleId="ListTable2-Accent3">
    <w:name w:val="List Table 2 Accent 3"/>
    <w:basedOn w:val="TableNormal"/>
    <w:uiPriority w:val="47"/>
    <w:rsid w:val="008F7522"/>
    <w:pPr>
      <w:spacing w:line="240" w:lineRule="auto"/>
    </w:pPr>
    <w:rPr>
      <w:rFonts w:ascii="Times New Roman" w:cs="Times New Roman" w:eastAsia="Times New Roman" w:hAnsi="Times New Roman"/>
      <w:sz w:val="24"/>
      <w:szCs w:val="24"/>
    </w:rPr>
    <w:tblPr>
      <w:tblStyleRowBandSize w:val="1"/>
      <w:tblStyleColBandSize w:val="1"/>
      <w:tblBorders>
        <w:top w:color="c2d69b" w:space="0" w:sz="4" w:themeColor="accent3" w:themeTint="000099" w:val="single"/>
        <w:bottom w:color="c2d69b" w:space="0" w:sz="4" w:themeColor="accent3" w:themeTint="000099" w:val="single"/>
        <w:insideH w:color="c2d69b" w:space="0" w:sz="4" w:themeColor="accent3" w:themeTint="000099" w:val="single"/>
      </w:tblBorders>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eaf1dd" w:themeFill="accent3" w:themeFillTint="000033" w:val="clear"/>
      </w:tcPr>
    </w:tblStylePr>
    <w:tblStylePr w:type="band1Horz">
      <w:tblPr/>
      <w:tcPr>
        <w:shd w:color="auto" w:fill="eaf1dd" w:themeFill="accent3" w:themeFillTint="000033" w:val="clear"/>
      </w:tcPr>
    </w:tblStylePr>
  </w:style>
  <w:style w:type="table" w:styleId="PlainTable2">
    <w:name w:val="Plain Table 2"/>
    <w:basedOn w:val="TableNormal"/>
    <w:uiPriority w:val="42"/>
    <w:rsid w:val="008F7522"/>
    <w:pPr>
      <w:spacing w:line="240" w:lineRule="auto"/>
    </w:pPr>
    <w:rPr>
      <w:rFonts w:ascii="Times New Roman" w:cs="Times New Roman" w:eastAsia="Times New Roman" w:hAnsi="Times New Roman"/>
      <w:sz w:val="24"/>
      <w:szCs w:val="24"/>
    </w:rPr>
    <w:tblPr>
      <w:tblStyleRowBandSize w:val="1"/>
      <w:tblStyleColBandSize w:val="1"/>
      <w:tblBorders>
        <w:top w:color="7f7f7f" w:space="0" w:sz="4" w:themeColor="text1" w:themeTint="000080" w:val="single"/>
        <w:bottom w:color="7f7f7f" w:space="0" w:sz="4" w:themeColor="text1" w:themeTint="000080" w:val="single"/>
      </w:tblBorders>
    </w:tblPr>
    <w:tblStylePr w:type="firstRow">
      <w:rPr>
        <w:b w:val="1"/>
        <w:bCs w:val="1"/>
      </w:rPr>
      <w:tblPr/>
      <w:tcPr>
        <w:tcBorders>
          <w:bottom w:color="7f7f7f" w:space="0" w:sz="4" w:themeColor="text1" w:themeTint="000080" w:val="single"/>
        </w:tcBorders>
      </w:tcPr>
    </w:tblStylePr>
    <w:tblStylePr w:type="lastRow">
      <w:rPr>
        <w:b w:val="1"/>
        <w:bCs w:val="1"/>
      </w:rPr>
      <w:tblPr/>
      <w:tcPr>
        <w:tcBorders>
          <w:top w:color="7f7f7f" w:space="0" w:sz="4" w:themeColor="text1" w:themeTint="000080" w:val="single"/>
        </w:tcBorders>
      </w:tcPr>
    </w:tblStylePr>
    <w:tblStylePr w:type="firstCol">
      <w:rPr>
        <w:b w:val="1"/>
        <w:bCs w:val="1"/>
      </w:rPr>
    </w:tblStylePr>
    <w:tblStylePr w:type="lastCol">
      <w:rPr>
        <w:b w:val="1"/>
        <w:bCs w:val="1"/>
      </w:rPr>
    </w:tblStylePr>
    <w:tblStylePr w:type="band1Vert">
      <w:tblPr/>
      <w:tcPr>
        <w:tcBorders>
          <w:left w:color="7f7f7f" w:space="0" w:sz="4" w:themeColor="text1" w:themeTint="000080" w:val="single"/>
          <w:right w:color="7f7f7f" w:space="0" w:sz="4" w:themeColor="text1" w:themeTint="000080" w:val="single"/>
        </w:tcBorders>
      </w:tcPr>
    </w:tblStylePr>
    <w:tblStylePr w:type="band2Vert">
      <w:tblPr/>
      <w:tcPr>
        <w:tcBorders>
          <w:left w:color="7f7f7f" w:space="0" w:sz="4" w:themeColor="text1" w:themeTint="000080" w:val="single"/>
          <w:right w:color="7f7f7f" w:space="0" w:sz="4" w:themeColor="text1" w:themeTint="000080" w:val="single"/>
        </w:tcBorders>
      </w:tcPr>
    </w:tblStylePr>
    <w:tblStylePr w:type="band1Horz">
      <w:tblPr/>
      <w:tcPr>
        <w:tcBorders>
          <w:top w:color="7f7f7f" w:space="0" w:sz="4" w:themeColor="text1" w:themeTint="000080" w:val="single"/>
          <w:bottom w:color="7f7f7f" w:space="0" w:sz="4" w:themeColor="text1" w:themeTint="000080" w:val="single"/>
        </w:tcBorders>
      </w:tcPr>
    </w:tblStylePr>
  </w:style>
  <w:style w:type="table" w:styleId="GridTable5Dark-Accent3">
    <w:name w:val="Grid Table 5 Dark Accent 3"/>
    <w:basedOn w:val="TableNormal"/>
    <w:uiPriority w:val="50"/>
    <w:rsid w:val="008F7522"/>
    <w:pPr>
      <w:spacing w:line="240" w:lineRule="auto"/>
    </w:pPr>
    <w:rPr>
      <w:rFonts w:ascii="Times New Roman" w:cs="Times New Roman" w:eastAsia="Times New Roman" w:hAnsi="Times New Roman"/>
      <w:sz w:val="24"/>
      <w:szCs w:val="24"/>
    </w:r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eaf1dd" w:themeFill="accent3"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9bbb59" w:themeFill="accent3"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9bbb59" w:themeFill="accent3"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9bbb59" w:themeFill="accent3"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9bbb59" w:themeFill="accent3" w:val="clear"/>
      </w:tcPr>
    </w:tblStylePr>
    <w:tblStylePr w:type="band1Vert">
      <w:tblPr/>
      <w:tcPr>
        <w:shd w:color="auto" w:fill="d6e3bc" w:themeFill="accent3" w:themeFillTint="000066" w:val="clear"/>
      </w:tcPr>
    </w:tblStylePr>
    <w:tblStylePr w:type="band1Horz">
      <w:tblPr/>
      <w:tcPr>
        <w:shd w:color="auto" w:fill="d6e3bc" w:themeFill="accent3" w:themeFillTint="000066" w:val="clear"/>
      </w:tcPr>
    </w:tblStylePr>
  </w:style>
  <w:style w:type="table" w:styleId="GridTable6Colorful-Accent3">
    <w:name w:val="Grid Table 6 Colorful Accent 3"/>
    <w:basedOn w:val="TableNormal"/>
    <w:uiPriority w:val="51"/>
    <w:rsid w:val="008F7522"/>
    <w:pPr>
      <w:spacing w:line="240" w:lineRule="auto"/>
    </w:pPr>
    <w:rPr>
      <w:rFonts w:ascii="Times New Roman" w:cs="Times New Roman" w:eastAsia="Times New Roman" w:hAnsi="Times New Roman"/>
      <w:color w:val="76923c" w:themeColor="accent3" w:themeShade="0000BF"/>
      <w:sz w:val="24"/>
      <w:szCs w:val="24"/>
    </w:rPr>
    <w:tblPr>
      <w:tblStyleRowBandSize w:val="1"/>
      <w:tblStyleColBandSize w:val="1"/>
      <w:tblBorders>
        <w:top w:color="c2d69b" w:space="0" w:sz="4" w:themeColor="accent3" w:themeTint="000099" w:val="single"/>
        <w:left w:color="c2d69b" w:space="0" w:sz="4" w:themeColor="accent3" w:themeTint="000099" w:val="single"/>
        <w:bottom w:color="c2d69b" w:space="0" w:sz="4" w:themeColor="accent3" w:themeTint="000099" w:val="single"/>
        <w:right w:color="c2d69b" w:space="0" w:sz="4" w:themeColor="accent3" w:themeTint="000099" w:val="single"/>
        <w:insideH w:color="c2d69b" w:space="0" w:sz="4" w:themeColor="accent3" w:themeTint="000099" w:val="single"/>
        <w:insideV w:color="c2d69b" w:space="0" w:sz="4" w:themeColor="accent3" w:themeTint="000099" w:val="single"/>
      </w:tblBorders>
    </w:tblPr>
    <w:tblStylePr w:type="firstRow">
      <w:rPr>
        <w:b w:val="1"/>
        <w:bCs w:val="1"/>
      </w:rPr>
      <w:tblPr/>
      <w:tcPr>
        <w:tcBorders>
          <w:bottom w:color="c2d69b" w:space="0" w:sz="12" w:themeColor="accent3" w:themeTint="000099" w:val="single"/>
        </w:tcBorders>
      </w:tcPr>
    </w:tblStylePr>
    <w:tblStylePr w:type="lastRow">
      <w:rPr>
        <w:b w:val="1"/>
        <w:bCs w:val="1"/>
      </w:rPr>
      <w:tblPr/>
      <w:tcPr>
        <w:tcBorders>
          <w:top w:color="c2d69b" w:space="0" w:sz="4" w:themeColor="accent3" w:themeTint="000099" w:val="double"/>
        </w:tcBorders>
      </w:tcPr>
    </w:tblStylePr>
    <w:tblStylePr w:type="firstCol">
      <w:rPr>
        <w:b w:val="1"/>
        <w:bCs w:val="1"/>
      </w:rPr>
    </w:tblStylePr>
    <w:tblStylePr w:type="lastCol">
      <w:rPr>
        <w:b w:val="1"/>
        <w:bCs w:val="1"/>
      </w:rPr>
    </w:tblStylePr>
    <w:tblStylePr w:type="band1Vert">
      <w:tblPr/>
      <w:tcPr>
        <w:shd w:color="auto" w:fill="eaf1dd" w:themeFill="accent3" w:themeFillTint="000033" w:val="clear"/>
      </w:tcPr>
    </w:tblStylePr>
    <w:tblStylePr w:type="band1Horz">
      <w:tblPr/>
      <w:tcPr>
        <w:shd w:color="auto" w:fill="eaf1dd" w:themeFill="accent3" w:themeFillTint="000033" w:val="clear"/>
      </w:tcPr>
    </w:tblStylePr>
  </w:style>
  <w:style w:type="table" w:styleId="88" w:customStyle="1">
    <w:name w:val="88"/>
    <w:basedOn w:val="TableNormal5"/>
    <w:rsid w:val="008F7522"/>
    <w:pPr>
      <w:widowControl w:val="0"/>
    </w:pPr>
    <w:rPr>
      <w:rFonts w:ascii="Calibri" w:cs="Calibri" w:eastAsia="Calibri" w:hAnsi="Calibri"/>
      <w:b w:val="1"/>
    </w:rPr>
    <w:tblPr>
      <w:tblStyleRowBandSize w:val="1"/>
      <w:tblStyleColBandSize w:val="1"/>
      <w:tblCellMar>
        <w:left w:w="115.0" w:type="dxa"/>
        <w:right w:w="115.0" w:type="dxa"/>
      </w:tblCellMar>
    </w:tblPr>
    <w:tcPr>
      <w:shd w:color="auto" w:fill="edf2f8" w:val="clear"/>
    </w:tcPr>
  </w:style>
  <w:style w:type="table" w:styleId="87" w:customStyle="1">
    <w:name w:val="87"/>
    <w:basedOn w:val="TableNormal5"/>
    <w:rsid w:val="008F7522"/>
    <w:pPr>
      <w:widowControl w:val="0"/>
    </w:pPr>
    <w:rPr>
      <w:rFonts w:ascii="Calibri" w:cs="Calibri" w:eastAsia="Calibri" w:hAnsi="Calibri"/>
      <w:b w:val="1"/>
    </w:rPr>
    <w:tblPr>
      <w:tblStyleRowBandSize w:val="1"/>
      <w:tblStyleColBandSize w:val="1"/>
      <w:tblCellMar>
        <w:left w:w="115.0" w:type="dxa"/>
        <w:right w:w="115.0" w:type="dxa"/>
      </w:tblCellMar>
    </w:tblPr>
    <w:tcPr>
      <w:shd w:color="auto" w:fill="edf2f8" w:val="clear"/>
    </w:tcPr>
  </w:style>
  <w:style w:type="table" w:styleId="86" w:customStyle="1">
    <w:name w:val="86"/>
    <w:basedOn w:val="TableNormal5"/>
    <w:rsid w:val="008F7522"/>
    <w:pPr>
      <w:widowControl w:val="0"/>
    </w:pPr>
    <w:rPr>
      <w:rFonts w:ascii="Calibri" w:cs="Calibri" w:eastAsia="Calibri" w:hAnsi="Calibri"/>
      <w:b w:val="1"/>
    </w:rPr>
    <w:tblPr>
      <w:tblStyleRowBandSize w:val="1"/>
      <w:tblStyleColBandSize w:val="1"/>
      <w:tblCellMar>
        <w:left w:w="115.0" w:type="dxa"/>
        <w:right w:w="115.0" w:type="dxa"/>
      </w:tblCellMar>
    </w:tblPr>
    <w:tcPr>
      <w:shd w:color="auto" w:fill="edf2f8" w:val="clear"/>
    </w:tcPr>
  </w:style>
  <w:style w:type="table" w:styleId="85" w:customStyle="1">
    <w:name w:val="85"/>
    <w:basedOn w:val="TableNormal5"/>
    <w:rsid w:val="008F7522"/>
    <w:pPr>
      <w:widowControl w:val="0"/>
    </w:pPr>
    <w:rPr>
      <w:rFonts w:ascii="Calibri" w:cs="Calibri" w:eastAsia="Calibri" w:hAnsi="Calibri"/>
      <w:b w:val="1"/>
    </w:rPr>
    <w:tblPr>
      <w:tblStyleRowBandSize w:val="1"/>
      <w:tblStyleColBandSize w:val="1"/>
      <w:tblCellMar>
        <w:left w:w="115.0" w:type="dxa"/>
        <w:right w:w="115.0" w:type="dxa"/>
      </w:tblCellMar>
    </w:tblPr>
    <w:tcPr>
      <w:shd w:color="auto" w:fill="edf2f8" w:val="clear"/>
    </w:tcPr>
  </w:style>
  <w:style w:type="table" w:styleId="84" w:customStyle="1">
    <w:name w:val="84"/>
    <w:basedOn w:val="TableNormal5"/>
    <w:rsid w:val="008F7522"/>
    <w:rPr>
      <w:b w:val="1"/>
      <w:color w:val="76923c"/>
    </w:rPr>
    <w:tblPr>
      <w:tblStyleRowBandSize w:val="1"/>
      <w:tblStyleColBandSize w:val="1"/>
      <w:tblCellMar>
        <w:left w:w="115.0" w:type="dxa"/>
        <w:right w:w="115.0" w:type="dxa"/>
      </w:tblCellMar>
    </w:tblPr>
    <w:tcPr>
      <w:shd w:color="auto" w:fill="ebf1dd" w:val="clear"/>
    </w:tcPr>
  </w:style>
  <w:style w:type="table" w:styleId="83" w:customStyle="1">
    <w:name w:val="83"/>
    <w:basedOn w:val="TableNormal5"/>
    <w:rsid w:val="008F7522"/>
    <w:rPr>
      <w:b w:val="1"/>
      <w:color w:val="76923c"/>
    </w:rPr>
    <w:tblPr>
      <w:tblStyleRowBandSize w:val="1"/>
      <w:tblStyleColBandSize w:val="1"/>
      <w:tblCellMar>
        <w:left w:w="115.0" w:type="dxa"/>
        <w:right w:w="115.0" w:type="dxa"/>
      </w:tblCellMar>
    </w:tblPr>
    <w:tcPr>
      <w:shd w:color="auto" w:fill="ebf1dd" w:val="clear"/>
    </w:tcPr>
    <w:tblStylePr w:type="firstRow">
      <w:rPr>
        <w:rFonts w:ascii="Calibri" w:cs="Calibri" w:eastAsia="Calibri" w:hAnsi="Calibri"/>
        <w:i w:val="1"/>
        <w:sz w:val="26"/>
        <w:szCs w:val="26"/>
      </w:rPr>
      <w:tblPr/>
      <w:tcPr>
        <w:tcBorders>
          <w:bottom w:color="7f7f7f" w:space="0" w:sz="4" w:val="single"/>
        </w:tcBorders>
        <w:shd w:color="auto" w:fill="ffffff" w:val="clear"/>
      </w:tcPr>
    </w:tblStylePr>
    <w:tblStylePr w:type="lastRow">
      <w:rPr>
        <w:rFonts w:ascii="Calibri" w:cs="Calibri" w:eastAsia="Calibri" w:hAnsi="Calibri"/>
        <w:i w:val="1"/>
        <w:sz w:val="26"/>
        <w:szCs w:val="26"/>
      </w:rPr>
      <w:tblPr/>
      <w:tcPr>
        <w:tcBorders>
          <w:top w:color="7f7f7f" w:space="0" w:sz="4" w:val="single"/>
        </w:tcBorders>
        <w:shd w:color="auto" w:fill="ffffff" w:val="clear"/>
      </w:tcPr>
    </w:tblStylePr>
    <w:tblStylePr w:type="firstCol">
      <w:pPr>
        <w:jc w:val="right"/>
      </w:pPr>
      <w:rPr>
        <w:rFonts w:ascii="Calibri" w:cs="Calibri" w:eastAsia="Calibri" w:hAnsi="Calibri"/>
        <w:i w:val="1"/>
        <w:sz w:val="26"/>
        <w:szCs w:val="26"/>
      </w:rPr>
      <w:tblPr/>
      <w:tcPr>
        <w:tcBorders>
          <w:right w:color="7f7f7f" w:space="0" w:sz="4" w:val="single"/>
        </w:tcBorders>
        <w:shd w:color="auto" w:fill="ffffff" w:val="clear"/>
      </w:tcPr>
    </w:tblStylePr>
    <w:tblStylePr w:type="lastCol">
      <w:rPr>
        <w:rFonts w:ascii="Calibri" w:cs="Calibri" w:eastAsia="Calibri" w:hAnsi="Calibri"/>
        <w:i w:val="1"/>
        <w:sz w:val="26"/>
        <w:szCs w:val="26"/>
      </w:rPr>
      <w:tblPr/>
      <w:tcPr>
        <w:tcBorders>
          <w:left w:color="7f7f7f" w:space="0" w:sz="4" w:val="single"/>
        </w:tcBorders>
        <w:shd w:color="auto" w:fill="ffffff" w:val="clear"/>
      </w:tcPr>
    </w:tblStylePr>
    <w:tblStylePr w:type="band1Vert">
      <w:tblPr/>
      <w:tcPr>
        <w:shd w:color="auto" w:fill="f2f2f2" w:val="clear"/>
      </w:tcPr>
    </w:tblStylePr>
    <w:tblStylePr w:type="band1Horz">
      <w:tblPr/>
      <w:tcPr>
        <w:shd w:color="auto" w:fill="f2f2f2"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table" w:styleId="82" w:customStyle="1">
    <w:name w:val="82"/>
    <w:basedOn w:val="TableNormal5"/>
    <w:rsid w:val="008F7522"/>
    <w:rPr>
      <w:b w:val="1"/>
      <w:color w:val="76923c"/>
    </w:rPr>
    <w:tblPr>
      <w:tblStyleRowBandSize w:val="1"/>
      <w:tblStyleColBandSize w:val="1"/>
      <w:tblCellMar>
        <w:left w:w="115.0" w:type="dxa"/>
        <w:right w:w="115.0" w:type="dxa"/>
      </w:tblCellMar>
    </w:tblPr>
    <w:tcPr>
      <w:shd w:color="auto" w:fill="ebf1dd" w:val="clear"/>
    </w:tcPr>
  </w:style>
  <w:style w:type="table" w:styleId="81" w:customStyle="1">
    <w:name w:val="81"/>
    <w:basedOn w:val="TableNormal5"/>
    <w:rsid w:val="008F7522"/>
    <w:rPr>
      <w:b w:val="1"/>
      <w:color w:val="76923c"/>
    </w:rPr>
    <w:tblPr>
      <w:tblStyleRowBandSize w:val="1"/>
      <w:tblStyleColBandSize w:val="1"/>
      <w:tblCellMar>
        <w:left w:w="115.0" w:type="dxa"/>
        <w:right w:w="115.0" w:type="dxa"/>
      </w:tblCellMar>
    </w:tblPr>
    <w:tcPr>
      <w:shd w:color="auto" w:fill="ebf1dd" w:val="clear"/>
    </w:tcPr>
    <w:tblStylePr w:type="firstRow">
      <w:rPr>
        <w:b w:val="1"/>
      </w:rPr>
    </w:tblStylePr>
    <w:tblStylePr w:type="lastRow">
      <w:rPr>
        <w:b w:val="1"/>
      </w:rPr>
    </w:tblStylePr>
    <w:tblStylePr w:type="firstCol">
      <w:rPr>
        <w:b w:val="1"/>
      </w:rPr>
    </w:tblStylePr>
    <w:tblStylePr w:type="lastCol">
      <w:rPr>
        <w:b w:val="1"/>
      </w:rPr>
    </w:tblStylePr>
    <w:tblStylePr w:type="band1Vert">
      <w:tblPr/>
      <w:tcPr>
        <w:shd w:color="auto" w:fill="ebf1dd" w:val="clear"/>
      </w:tcPr>
    </w:tblStylePr>
    <w:tblStylePr w:type="band1Horz">
      <w:tblPr/>
      <w:tcPr>
        <w:shd w:color="auto" w:fill="ebf1dd" w:val="clear"/>
      </w:tcPr>
    </w:tblStylePr>
  </w:style>
  <w:style w:type="table" w:styleId="80" w:customStyle="1">
    <w:name w:val="80"/>
    <w:basedOn w:val="TableNormal5"/>
    <w:rsid w:val="008F7522"/>
    <w:rPr>
      <w:b w:val="1"/>
      <w:color w:val="76923c"/>
    </w:rPr>
    <w:tblPr>
      <w:tblStyleRowBandSize w:val="1"/>
      <w:tblStyleColBandSize w:val="1"/>
      <w:tblCellMar>
        <w:left w:w="115.0" w:type="dxa"/>
        <w:right w:w="115.0" w:type="dxa"/>
      </w:tblCellMar>
    </w:tblPr>
    <w:tcPr>
      <w:shd w:color="auto" w:fill="ebf1dd" w:val="clear"/>
    </w:tcPr>
    <w:tblStylePr w:type="firstRow">
      <w:rPr>
        <w:b w:val="1"/>
      </w:rPr>
      <w:tblPr/>
      <w:tcPr>
        <w:tcBorders>
          <w:bottom w:color="7f7f7f" w:space="0" w:sz="4" w:val="single"/>
        </w:tcBorders>
      </w:tcPr>
    </w:tblStylePr>
    <w:tblStylePr w:type="lastRow">
      <w:rPr>
        <w:b w:val="1"/>
      </w:rPr>
      <w:tblPr/>
      <w:tcPr>
        <w:tcBorders>
          <w:top w:color="7f7f7f" w:space="0" w:sz="4" w:val="single"/>
        </w:tcBorders>
      </w:tcPr>
    </w:tblStylePr>
    <w:tblStylePr w:type="firstCol">
      <w:rPr>
        <w:b w:val="1"/>
      </w:rPr>
    </w:tblStylePr>
    <w:tblStylePr w:type="lastCol">
      <w:rPr>
        <w:b w:val="1"/>
      </w:rPr>
    </w:tblStylePr>
    <w:tblStylePr w:type="band1Vert">
      <w:tblPr/>
      <w:tcPr>
        <w:tcBorders>
          <w:left w:color="7f7f7f" w:space="0" w:sz="4" w:val="single"/>
          <w:right w:color="7f7f7f" w:space="0" w:sz="4" w:val="single"/>
        </w:tcBorders>
      </w:tcPr>
    </w:tblStylePr>
    <w:tblStylePr w:type="band2Vert">
      <w:tblPr/>
      <w:tcPr>
        <w:tcBorders>
          <w:left w:color="7f7f7f" w:space="0" w:sz="4" w:val="single"/>
          <w:right w:color="7f7f7f" w:space="0" w:sz="4" w:val="single"/>
        </w:tcBorders>
      </w:tcPr>
    </w:tblStylePr>
    <w:tblStylePr w:type="band1Horz">
      <w:tblPr/>
      <w:tcPr>
        <w:tcBorders>
          <w:top w:color="7f7f7f" w:space="0" w:sz="4" w:val="single"/>
          <w:bottom w:color="7f7f7f" w:space="0" w:sz="4" w:val="single"/>
        </w:tcBorders>
      </w:tcPr>
    </w:tblStylePr>
  </w:style>
  <w:style w:type="table" w:styleId="79" w:customStyle="1">
    <w:name w:val="79"/>
    <w:basedOn w:val="TableNormal5"/>
    <w:rsid w:val="008F7522"/>
    <w:rPr>
      <w:b w:val="1"/>
      <w:color w:val="76923c"/>
    </w:rPr>
    <w:tblPr>
      <w:tblStyleRowBandSize w:val="1"/>
      <w:tblStyleColBandSize w:val="1"/>
      <w:tblCellMar>
        <w:left w:w="115.0" w:type="dxa"/>
        <w:right w:w="115.0" w:type="dxa"/>
      </w:tblCellMar>
    </w:tblPr>
    <w:tcPr>
      <w:shd w:color="auto" w:fill="ebf1dd" w:val="clear"/>
    </w:tcPr>
    <w:tblStylePr w:type="firstRow">
      <w:rPr>
        <w:b w:val="1"/>
      </w:rPr>
    </w:tblStylePr>
    <w:tblStylePr w:type="lastRow">
      <w:rPr>
        <w:b w:val="1"/>
      </w:rPr>
    </w:tblStylePr>
    <w:tblStylePr w:type="firstCol">
      <w:rPr>
        <w:b w:val="1"/>
      </w:rPr>
    </w:tblStylePr>
    <w:tblStylePr w:type="lastCol">
      <w:rPr>
        <w:b w:val="1"/>
      </w:rPr>
    </w:tblStylePr>
    <w:tblStylePr w:type="band1Vert">
      <w:tblPr/>
      <w:tcPr>
        <w:shd w:color="auto" w:fill="f2f2f2" w:val="clear"/>
      </w:tcPr>
    </w:tblStylePr>
    <w:tblStylePr w:type="band1Horz">
      <w:tblPr/>
      <w:tcPr>
        <w:shd w:color="auto" w:fill="f2f2f2" w:val="clear"/>
      </w:tcPr>
    </w:tblStylePr>
  </w:style>
  <w:style w:type="table" w:styleId="78" w:customStyle="1">
    <w:name w:val="78"/>
    <w:basedOn w:val="TableNormal5"/>
    <w:rsid w:val="008F7522"/>
    <w:rPr>
      <w:b w:val="1"/>
      <w:color w:val="76923c"/>
    </w:rPr>
    <w:tblPr>
      <w:tblStyleRowBandSize w:val="1"/>
      <w:tblStyleColBandSize w:val="1"/>
      <w:tblCellMar>
        <w:left w:w="115.0" w:type="dxa"/>
        <w:right w:w="115.0" w:type="dxa"/>
      </w:tblCellMar>
    </w:tblPr>
    <w:tcPr>
      <w:shd w:color="auto" w:fill="ebf1dd" w:val="clear"/>
    </w:tcPr>
    <w:tblStylePr w:type="firstRow">
      <w:rPr>
        <w:b w:val="1"/>
      </w:rPr>
    </w:tblStylePr>
    <w:tblStylePr w:type="lastRow">
      <w:rPr>
        <w:b w:val="1"/>
      </w:rPr>
    </w:tblStylePr>
    <w:tblStylePr w:type="firstCol">
      <w:rPr>
        <w:b w:val="1"/>
      </w:rPr>
    </w:tblStylePr>
    <w:tblStylePr w:type="lastCol">
      <w:rPr>
        <w:b w:val="1"/>
      </w:rPr>
    </w:tblStylePr>
    <w:tblStylePr w:type="band1Vert">
      <w:tblPr/>
      <w:tcPr>
        <w:shd w:color="auto" w:fill="f2f2f2" w:val="clear"/>
      </w:tcPr>
    </w:tblStylePr>
    <w:tblStylePr w:type="band1Horz">
      <w:tblPr/>
      <w:tcPr>
        <w:shd w:color="auto" w:fill="f2f2f2" w:val="clear"/>
      </w:tcPr>
    </w:tblStylePr>
  </w:style>
  <w:style w:type="table" w:styleId="77" w:customStyle="1">
    <w:name w:val="77"/>
    <w:basedOn w:val="TableNormal5"/>
    <w:rsid w:val="008F7522"/>
    <w:rPr>
      <w:b w:val="1"/>
      <w:color w:val="76923c"/>
    </w:rPr>
    <w:tblPr>
      <w:tblStyleRowBandSize w:val="1"/>
      <w:tblStyleColBandSize w:val="1"/>
      <w:tblCellMar>
        <w:left w:w="115.0" w:type="dxa"/>
        <w:right w:w="115.0" w:type="dxa"/>
      </w:tblCellMar>
    </w:tblPr>
    <w:tcPr>
      <w:shd w:color="auto" w:fill="ebf1dd" w:val="clear"/>
    </w:tcPr>
    <w:tblStylePr w:type="firstRow">
      <w:rPr>
        <w:b w:val="1"/>
      </w:rPr>
    </w:tblStylePr>
    <w:tblStylePr w:type="lastRow">
      <w:rPr>
        <w:b w:val="1"/>
      </w:rPr>
      <w:tblPr/>
      <w:tcPr>
        <w:tcBorders>
          <w:top w:color="bfbfbf" w:space="0" w:sz="4" w:val="single"/>
        </w:tcBorders>
      </w:tcPr>
    </w:tblStylePr>
    <w:tblStylePr w:type="firstCol">
      <w:rPr>
        <w:b w:val="1"/>
      </w:rPr>
    </w:tblStylePr>
    <w:tblStylePr w:type="lastCol">
      <w:rPr>
        <w:b w:val="1"/>
      </w:rPr>
    </w:tblStylePr>
    <w:tblStylePr w:type="band1Vert">
      <w:tblPr/>
      <w:tcPr>
        <w:shd w:color="auto" w:fill="f2f2f2" w:val="clear"/>
      </w:tcPr>
    </w:tblStylePr>
    <w:tblStylePr w:type="band1Horz">
      <w:tblPr/>
      <w:tcPr>
        <w:shd w:color="auto" w:fill="f2f2f2" w:val="clear"/>
      </w:tcPr>
    </w:tblStylePr>
  </w:style>
  <w:style w:type="table" w:styleId="76" w:customStyle="1">
    <w:name w:val="76"/>
    <w:basedOn w:val="TableNormal5"/>
    <w:rsid w:val="008F7522"/>
    <w:tblPr>
      <w:tblStyleRowBandSize w:val="1"/>
      <w:tblStyleColBandSize w:val="1"/>
      <w:tblCellMar>
        <w:left w:w="70.0" w:type="dxa"/>
        <w:right w:w="70.0" w:type="dxa"/>
      </w:tblCellMar>
    </w:tblPr>
  </w:style>
  <w:style w:type="table" w:styleId="75" w:customStyle="1">
    <w:name w:val="75"/>
    <w:basedOn w:val="TableNormal5"/>
    <w:rsid w:val="008F7522"/>
    <w:rPr>
      <w:b w:val="1"/>
      <w:color w:val="76923c"/>
    </w:rPr>
    <w:tblPr>
      <w:tblStyleRowBandSize w:val="1"/>
      <w:tblStyleColBandSize w:val="1"/>
      <w:tblCellMar>
        <w:left w:w="115.0" w:type="dxa"/>
        <w:right w:w="115.0" w:type="dxa"/>
      </w:tblCellMar>
    </w:tblPr>
    <w:tcPr>
      <w:shd w:color="auto" w:fill="ebf1dd" w:val="clear"/>
    </w:tcPr>
    <w:tblStylePr w:type="firstRow">
      <w:rPr>
        <w:b w:val="1"/>
        <w:smallCaps w:val="1"/>
      </w:rPr>
      <w:tblPr/>
      <w:tcPr>
        <w:tcBorders>
          <w:bottom w:color="7f7f7f" w:space="0" w:sz="4" w:val="single"/>
        </w:tcBorders>
      </w:tcPr>
    </w:tblStylePr>
    <w:tblStylePr w:type="lastRow">
      <w:rPr>
        <w:b w:val="1"/>
        <w:smallCaps w:val="1"/>
      </w:rPr>
      <w:tblPr/>
      <w:tcPr>
        <w:tcBorders>
          <w:top w:space="0" w:sz="0" w:val="nil"/>
        </w:tcBorders>
      </w:tcPr>
    </w:tblStylePr>
    <w:tblStylePr w:type="firstCol">
      <w:rPr>
        <w:b w:val="1"/>
        <w:smallCaps w:val="1"/>
      </w:rPr>
      <w:tblPr/>
      <w:tcPr>
        <w:tcBorders>
          <w:right w:color="7f7f7f" w:space="0" w:sz="4" w:val="single"/>
        </w:tcBorders>
      </w:tcPr>
    </w:tblStylePr>
    <w:tblStylePr w:type="lastCol">
      <w:rPr>
        <w:b w:val="1"/>
        <w:smallCaps w:val="1"/>
      </w:rPr>
      <w:tblPr/>
      <w:tcPr>
        <w:tcBorders>
          <w:left w:space="0" w:sz="0" w:val="nil"/>
        </w:tcBorders>
      </w:tcPr>
    </w:tblStylePr>
    <w:tblStylePr w:type="band1Vert">
      <w:tblPr/>
      <w:tcPr>
        <w:shd w:color="auto" w:fill="f2f2f2" w:val="clear"/>
      </w:tcPr>
    </w:tblStylePr>
    <w:tblStylePr w:type="band1Horz">
      <w:tblPr/>
      <w:tcPr>
        <w:shd w:color="auto" w:fill="f2f2f2" w:val="clear"/>
      </w:tcPr>
    </w:tblStylePr>
    <w:tblStylePr w:type="neCell">
      <w:tblPr/>
      <w:tcPr>
        <w:tcBorders>
          <w:left w:space="0" w:sz="0" w:val="nil"/>
        </w:tcBorders>
      </w:tcPr>
    </w:tblStylePr>
    <w:tblStylePr w:type="nwCell">
      <w:tblPr/>
      <w:tcPr>
        <w:tcBorders>
          <w:right w:space="0" w:sz="0" w:val="nil"/>
        </w:tcBorders>
      </w:tcPr>
    </w:tblStylePr>
  </w:style>
  <w:style w:type="table" w:styleId="74" w:customStyle="1">
    <w:name w:val="74"/>
    <w:basedOn w:val="TableNormal5"/>
    <w:rsid w:val="008F7522"/>
    <w:pPr>
      <w:widowControl w:val="0"/>
    </w:pPr>
    <w:rPr>
      <w:rFonts w:ascii="Calibri" w:cs="Calibri" w:eastAsia="Calibri" w:hAnsi="Calibri"/>
      <w:b w:val="1"/>
    </w:rPr>
    <w:tblPr>
      <w:tblStyleRowBandSize w:val="1"/>
      <w:tblStyleColBandSize w:val="1"/>
      <w:tblCellMar>
        <w:left w:w="115.0" w:type="dxa"/>
        <w:right w:w="115.0" w:type="dxa"/>
      </w:tblCellMar>
    </w:tblPr>
    <w:tcPr>
      <w:shd w:color="auto" w:fill="edf2f8" w:val="clear"/>
    </w:tcPr>
  </w:style>
  <w:style w:type="table" w:styleId="73" w:customStyle="1">
    <w:name w:val="73"/>
    <w:basedOn w:val="TableNormal5"/>
    <w:rsid w:val="008F7522"/>
    <w:pPr>
      <w:widowControl w:val="0"/>
    </w:pPr>
    <w:rPr>
      <w:rFonts w:ascii="Calibri" w:cs="Calibri" w:eastAsia="Calibri" w:hAnsi="Calibri"/>
      <w:b w:val="1"/>
    </w:rPr>
    <w:tblPr>
      <w:tblStyleRowBandSize w:val="1"/>
      <w:tblStyleColBandSize w:val="1"/>
      <w:tblCellMar>
        <w:left w:w="115.0" w:type="dxa"/>
        <w:right w:w="115.0" w:type="dxa"/>
      </w:tblCellMar>
    </w:tblPr>
    <w:tcPr>
      <w:shd w:color="auto" w:fill="edf2f8" w:val="clear"/>
    </w:tcPr>
  </w:style>
  <w:style w:type="table" w:styleId="72" w:customStyle="1">
    <w:name w:val="72"/>
    <w:basedOn w:val="TableNormal5"/>
    <w:rsid w:val="008F7522"/>
    <w:pPr>
      <w:widowControl w:val="0"/>
    </w:pPr>
    <w:rPr>
      <w:rFonts w:ascii="Calibri" w:cs="Calibri" w:eastAsia="Calibri" w:hAnsi="Calibri"/>
      <w:b w:val="1"/>
    </w:rPr>
    <w:tblPr>
      <w:tblStyleRowBandSize w:val="1"/>
      <w:tblStyleColBandSize w:val="1"/>
      <w:tblCellMar>
        <w:left w:w="115.0" w:type="dxa"/>
        <w:right w:w="115.0" w:type="dxa"/>
      </w:tblCellMar>
    </w:tblPr>
    <w:tcPr>
      <w:shd w:color="auto" w:fill="edf2f8" w:val="clear"/>
    </w:tcPr>
  </w:style>
  <w:style w:type="table" w:styleId="71" w:customStyle="1">
    <w:name w:val="71"/>
    <w:basedOn w:val="TableNormal5"/>
    <w:rsid w:val="008F7522"/>
    <w:pPr>
      <w:widowControl w:val="0"/>
    </w:pPr>
    <w:rPr>
      <w:rFonts w:ascii="Calibri" w:cs="Calibri" w:eastAsia="Calibri" w:hAnsi="Calibri"/>
      <w:b w:val="1"/>
    </w:rPr>
    <w:tblPr>
      <w:tblStyleRowBandSize w:val="1"/>
      <w:tblStyleColBandSize w:val="1"/>
      <w:tblCellMar>
        <w:left w:w="115.0" w:type="dxa"/>
        <w:right w:w="115.0" w:type="dxa"/>
      </w:tblCellMar>
    </w:tblPr>
    <w:tcPr>
      <w:shd w:color="auto" w:fill="edf2f8" w:val="clear"/>
    </w:tcPr>
  </w:style>
  <w:style w:type="table" w:styleId="70" w:customStyle="1">
    <w:name w:val="70"/>
    <w:basedOn w:val="TableNormal5"/>
    <w:rsid w:val="008F7522"/>
    <w:pPr>
      <w:widowControl w:val="0"/>
    </w:pPr>
    <w:rPr>
      <w:rFonts w:ascii="Calibri" w:cs="Calibri" w:eastAsia="Calibri" w:hAnsi="Calibri"/>
      <w:b w:val="1"/>
    </w:rPr>
    <w:tblPr>
      <w:tblStyleRowBandSize w:val="1"/>
      <w:tblStyleColBandSize w:val="1"/>
      <w:tblCellMar>
        <w:left w:w="115.0" w:type="dxa"/>
        <w:right w:w="115.0" w:type="dxa"/>
      </w:tblCellMar>
    </w:tblPr>
    <w:tcPr>
      <w:shd w:color="auto" w:fill="edf2f8" w:val="clear"/>
    </w:tcPr>
  </w:style>
  <w:style w:type="character" w:styleId="Mencinsinresolver6" w:customStyle="1">
    <w:name w:val="Mención sin resolver6"/>
    <w:basedOn w:val="DefaultParagraphFont"/>
    <w:uiPriority w:val="99"/>
    <w:semiHidden w:val="1"/>
    <w:unhideWhenUsed w:val="1"/>
    <w:rsid w:val="008F7522"/>
    <w:rPr>
      <w:color w:val="605e5c"/>
      <w:shd w:color="auto" w:fill="e1dfdd" w:val="clear"/>
    </w:rPr>
  </w:style>
  <w:style w:type="character" w:styleId="UnresolvedMention">
    <w:name w:val="Unresolved Mention"/>
    <w:basedOn w:val="DefaultParagraphFont"/>
    <w:uiPriority w:val="99"/>
    <w:semiHidden w:val="1"/>
    <w:unhideWhenUsed w:val="1"/>
    <w:rsid w:val="00C311C4"/>
    <w:rPr>
      <w:color w:val="605e5c"/>
      <w:shd w:color="auto" w:fill="e1dfdd" w:val="clear"/>
    </w:rPr>
  </w:style>
  <w:style w:type="table" w:styleId="a" w:customStyle="1">
    <w:basedOn w:val="TableNormal"/>
    <w:pPr>
      <w:spacing w:line="240" w:lineRule="auto"/>
    </w:pPr>
    <w:rPr>
      <w:rFonts w:ascii="Times New Roman" w:cs="Times New Roman" w:eastAsia="Times New Roman" w:hAnsi="Times New Roman"/>
      <w:b w:val="1"/>
      <w:color w:val="76923c"/>
      <w:sz w:val="24"/>
      <w:szCs w:val="24"/>
    </w:rPr>
    <w:tblPr>
      <w:tblStyleRowBandSize w:val="1"/>
      <w:tblStyleColBandSize w:val="1"/>
      <w:tblCellMar>
        <w:left w:w="115.0" w:type="dxa"/>
        <w:right w:w="115.0" w:type="dxa"/>
      </w:tblCellMar>
    </w:tblPr>
    <w:tcPr>
      <w:shd w:color="auto" w:fill="ebf1dd" w:val="clear"/>
    </w:tcPr>
  </w:style>
  <w:style w:type="table" w:styleId="a0" w:customStyle="1">
    <w:basedOn w:val="TableNormal"/>
    <w:pPr>
      <w:spacing w:line="240" w:lineRule="auto"/>
    </w:pPr>
    <w:rPr>
      <w:rFonts w:ascii="Times New Roman" w:cs="Times New Roman" w:eastAsia="Times New Roman" w:hAnsi="Times New Roman"/>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1" w:customStyle="1">
    <w:basedOn w:val="TableNormal"/>
    <w:pPr>
      <w:spacing w:line="240" w:lineRule="auto"/>
    </w:pPr>
    <w:rPr>
      <w:rFonts w:ascii="Times New Roman" w:cs="Times New Roman" w:eastAsia="Times New Roman" w:hAnsi="Times New Roman"/>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2" w:customStyle="1">
    <w:basedOn w:val="TableNormal"/>
    <w:pPr>
      <w:spacing w:line="240" w:lineRule="auto"/>
    </w:pPr>
    <w:rPr>
      <w:rFonts w:ascii="Times New Roman" w:cs="Times New Roman" w:eastAsia="Times New Roman" w:hAnsi="Times New Roman"/>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3" w:customStyle="1">
    <w:basedOn w:val="TableNormal"/>
    <w:pPr>
      <w:spacing w:line="240" w:lineRule="auto"/>
    </w:pPr>
    <w:rPr>
      <w:rFonts w:ascii="Times New Roman" w:cs="Times New Roman" w:eastAsia="Times New Roman" w:hAnsi="Times New Roman"/>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4" w:customStyle="1">
    <w:basedOn w:val="TableNormal"/>
    <w:pPr>
      <w:spacing w:line="240" w:lineRule="auto"/>
    </w:pPr>
    <w:rPr>
      <w:rFonts w:ascii="Times New Roman" w:cs="Times New Roman" w:eastAsia="Times New Roman" w:hAnsi="Times New Roman"/>
      <w:b w:val="1"/>
      <w:color w:val="76923c"/>
      <w:sz w:val="24"/>
      <w:szCs w:val="24"/>
    </w:rPr>
    <w:tblPr>
      <w:tblStyleRowBandSize w:val="1"/>
      <w:tblStyleColBandSize w:val="1"/>
      <w:tblCellMar>
        <w:left w:w="115.0" w:type="dxa"/>
        <w:right w:w="115.0" w:type="dxa"/>
      </w:tblCellMar>
    </w:tblPr>
    <w:tcPr>
      <w:shd w:color="auto" w:fill="ebf1dd" w:val="clear"/>
    </w:tcPr>
  </w:style>
  <w:style w:type="table" w:styleId="a5" w:customStyle="1">
    <w:basedOn w:val="TableNormal"/>
    <w:pPr>
      <w:spacing w:line="240" w:lineRule="auto"/>
    </w:pPr>
    <w:rPr>
      <w:rFonts w:ascii="Times New Roman" w:cs="Times New Roman" w:eastAsia="Times New Roman" w:hAnsi="Times New Roman"/>
      <w:b w:val="1"/>
      <w:color w:val="76923c"/>
      <w:sz w:val="24"/>
      <w:szCs w:val="24"/>
    </w:rPr>
    <w:tblPr>
      <w:tblStyleRowBandSize w:val="1"/>
      <w:tblStyleColBandSize w:val="1"/>
      <w:tblCellMar>
        <w:left w:w="115.0" w:type="dxa"/>
        <w:right w:w="115.0" w:type="dxa"/>
      </w:tblCellMar>
    </w:tblPr>
    <w:tcPr>
      <w:shd w:color="auto" w:fill="ebf1dd" w:val="clear"/>
    </w:tcPr>
  </w:style>
  <w:style w:type="table" w:styleId="a6" w:customStyle="1">
    <w:basedOn w:val="TableNormal"/>
    <w:pPr>
      <w:spacing w:line="240" w:lineRule="auto"/>
    </w:pPr>
    <w:rPr>
      <w:rFonts w:ascii="Times New Roman" w:cs="Times New Roman" w:eastAsia="Times New Roman" w:hAnsi="Times New Roman"/>
      <w:b w:val="1"/>
      <w:color w:val="76923c"/>
      <w:sz w:val="24"/>
      <w:szCs w:val="24"/>
    </w:rPr>
    <w:tblPr>
      <w:tblStyleRowBandSize w:val="1"/>
      <w:tblStyleColBandSize w:val="1"/>
      <w:tblCellMar>
        <w:left w:w="115.0" w:type="dxa"/>
        <w:right w:w="115.0" w:type="dxa"/>
      </w:tblCellMar>
    </w:tblPr>
    <w:tcPr>
      <w:shd w:color="auto" w:fill="ebf1dd" w:val="clear"/>
    </w:tcPr>
  </w:style>
  <w:style w:type="table" w:styleId="a7" w:customStyle="1">
    <w:basedOn w:val="TableNormal"/>
    <w:tblPr>
      <w:tblStyleRowBandSize w:val="1"/>
      <w:tblStyleColBandSize w:val="1"/>
      <w:tblCellMar>
        <w:left w:w="70.0" w:type="dxa"/>
        <w:right w:w="70.0" w:type="dxa"/>
      </w:tblCellMar>
    </w:tblPr>
  </w:style>
  <w:style w:type="table" w:styleId="a8" w:customStyle="1">
    <w:basedOn w:val="TableNormal"/>
    <w:pPr>
      <w:spacing w:line="240" w:lineRule="auto"/>
    </w:pPr>
    <w:rPr>
      <w:rFonts w:ascii="Times New Roman" w:cs="Times New Roman" w:eastAsia="Times New Roman" w:hAnsi="Times New Roman"/>
      <w:b w:val="1"/>
      <w:color w:val="76923c"/>
      <w:sz w:val="24"/>
      <w:szCs w:val="24"/>
    </w:rPr>
    <w:tblPr>
      <w:tblStyleRowBandSize w:val="1"/>
      <w:tblStyleColBandSize w:val="1"/>
      <w:tblCellMar>
        <w:left w:w="115.0" w:type="dxa"/>
        <w:right w:w="115.0" w:type="dxa"/>
      </w:tblCellMar>
    </w:tblPr>
    <w:tcPr>
      <w:shd w:color="auto" w:fill="ebf1dd" w:val="clear"/>
    </w:tcPr>
  </w:style>
  <w:style w:type="table" w:styleId="a9" w:customStyle="1">
    <w:basedOn w:val="TableNormal"/>
    <w:pPr>
      <w:spacing w:line="240" w:lineRule="auto"/>
    </w:pPr>
    <w:rPr>
      <w:rFonts w:ascii="Times New Roman" w:cs="Times New Roman" w:eastAsia="Times New Roman" w:hAnsi="Times New Roman"/>
      <w:b w:val="1"/>
      <w:color w:val="76923c"/>
      <w:sz w:val="24"/>
      <w:szCs w:val="24"/>
    </w:rPr>
    <w:tblPr>
      <w:tblStyleRowBandSize w:val="1"/>
      <w:tblStyleColBandSize w:val="1"/>
      <w:tblCellMar>
        <w:left w:w="115.0" w:type="dxa"/>
        <w:right w:w="115.0" w:type="dxa"/>
      </w:tblCellMar>
    </w:tblPr>
    <w:tcPr>
      <w:shd w:color="auto" w:fill="ebf1dd" w:val="clear"/>
    </w:tcPr>
  </w:style>
  <w:style w:type="table" w:styleId="aa" w:customStyle="1">
    <w:basedOn w:val="TableNormal"/>
    <w:pPr>
      <w:spacing w:line="240" w:lineRule="auto"/>
    </w:pPr>
    <w:rPr>
      <w:rFonts w:ascii="Times New Roman" w:cs="Times New Roman" w:eastAsia="Times New Roman" w:hAnsi="Times New Roman"/>
      <w:b w:val="1"/>
      <w:color w:val="76923c"/>
      <w:sz w:val="24"/>
      <w:szCs w:val="24"/>
    </w:rPr>
    <w:tblPr>
      <w:tblStyleRowBandSize w:val="1"/>
      <w:tblStyleColBandSize w:val="1"/>
      <w:tblCellMar>
        <w:left w:w="115.0" w:type="dxa"/>
        <w:right w:w="115.0" w:type="dxa"/>
      </w:tblCellMar>
    </w:tblPr>
    <w:tcPr>
      <w:shd w:color="auto" w:fill="ebf1dd" w:val="clear"/>
    </w:tcPr>
  </w:style>
  <w:style w:type="table" w:styleId="ab" w:customStyle="1">
    <w:basedOn w:val="TableNormal"/>
    <w:tblPr>
      <w:tblStyleRowBandSize w:val="1"/>
      <w:tblStyleColBandSize w:val="1"/>
      <w:tblCellMar>
        <w:left w:w="115.0" w:type="dxa"/>
        <w:right w:w="115.0" w:type="dxa"/>
      </w:tblCellMar>
    </w:tblPr>
  </w:style>
  <w:style w:type="table" w:styleId="ac" w:customStyle="1">
    <w:basedOn w:val="TableNormal"/>
    <w:pPr>
      <w:spacing w:line="240" w:lineRule="auto"/>
    </w:pPr>
    <w:rPr>
      <w:rFonts w:ascii="Times New Roman" w:cs="Times New Roman" w:eastAsia="Times New Roman" w:hAnsi="Times New Roman"/>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d" w:customStyle="1">
    <w:basedOn w:val="TableNormal"/>
    <w:pPr>
      <w:spacing w:line="240" w:lineRule="auto"/>
    </w:pPr>
    <w:rPr>
      <w:rFonts w:ascii="Times New Roman" w:cs="Times New Roman" w:eastAsia="Times New Roman" w:hAnsi="Times New Roman"/>
      <w:b w:val="1"/>
      <w:color w:val="76923c"/>
      <w:sz w:val="24"/>
      <w:szCs w:val="24"/>
    </w:rPr>
    <w:tblPr>
      <w:tblStyleRowBandSize w:val="1"/>
      <w:tblStyleColBandSize w:val="1"/>
      <w:tblCellMar>
        <w:left w:w="115.0" w:type="dxa"/>
        <w:right w:w="115.0" w:type="dxa"/>
      </w:tblCellMar>
    </w:tblPr>
    <w:tcPr>
      <w:shd w:color="auto" w:fill="edf2f8" w:val="clear"/>
    </w:tcPr>
  </w:style>
  <w:style w:type="table" w:styleId="ae" w:customStyle="1">
    <w:basedOn w:val="TableNormal"/>
    <w:pPr>
      <w:spacing w:line="240" w:lineRule="auto"/>
    </w:pPr>
    <w:rPr>
      <w:rFonts w:ascii="Times New Roman" w:cs="Times New Roman" w:eastAsia="Times New Roman" w:hAnsi="Times New Roman"/>
      <w:b w:val="1"/>
      <w:color w:val="76923c"/>
      <w:sz w:val="24"/>
      <w:szCs w:val="24"/>
    </w:rPr>
    <w:tblPr>
      <w:tblStyleRowBandSize w:val="1"/>
      <w:tblStyleColBandSize w:val="1"/>
      <w:tblCellMar>
        <w:left w:w="115.0" w:type="dxa"/>
        <w:right w:w="115.0" w:type="dxa"/>
      </w:tblCellMar>
    </w:tblPr>
    <w:tcPr>
      <w:shd w:color="auto" w:fill="edf2f8" w:val="clear"/>
    </w:tcPr>
  </w:style>
  <w:style w:type="table" w:styleId="af" w:customStyle="1">
    <w:basedOn w:val="TableNormal"/>
    <w:pPr>
      <w:spacing w:line="240" w:lineRule="auto"/>
    </w:pPr>
    <w:rPr>
      <w:rFonts w:ascii="Times New Roman" w:cs="Times New Roman" w:eastAsia="Times New Roman" w:hAnsi="Times New Roman"/>
      <w:b w:val="1"/>
      <w:color w:val="76923c"/>
      <w:sz w:val="24"/>
      <w:szCs w:val="24"/>
    </w:rPr>
    <w:tblPr>
      <w:tblStyleRowBandSize w:val="1"/>
      <w:tblStyleColBandSize w:val="1"/>
      <w:tblCellMar>
        <w:left w:w="115.0" w:type="dxa"/>
        <w:right w:w="115.0" w:type="dxa"/>
      </w:tblCellMar>
    </w:tblPr>
    <w:tcPr>
      <w:shd w:color="auto" w:fill="edf2f8" w:val="clear"/>
    </w:tcPr>
  </w:style>
  <w:style w:type="table" w:styleId="af0" w:customStyle="1">
    <w:basedOn w:val="TableNormal"/>
    <w:pPr>
      <w:spacing w:line="240" w:lineRule="auto"/>
    </w:pPr>
    <w:rPr>
      <w:rFonts w:ascii="Times New Roman" w:cs="Times New Roman" w:eastAsia="Times New Roman" w:hAnsi="Times New Roman"/>
      <w:b w:val="1"/>
      <w:color w:val="76923c"/>
      <w:sz w:val="24"/>
      <w:szCs w:val="24"/>
    </w:rPr>
    <w:tblPr>
      <w:tblStyleRowBandSize w:val="1"/>
      <w:tblStyleColBandSize w:val="1"/>
      <w:tblCellMar>
        <w:left w:w="115.0" w:type="dxa"/>
        <w:right w:w="115.0" w:type="dxa"/>
      </w:tblCellMar>
    </w:tblPr>
    <w:tcPr>
      <w:shd w:color="auto" w:fill="edf2f8" w:val="clear"/>
    </w:tcPr>
  </w:style>
  <w:style w:type="table" w:styleId="af1" w:customStyle="1">
    <w:basedOn w:val="TableNormal"/>
    <w:pPr>
      <w:spacing w:line="240" w:lineRule="auto"/>
    </w:pPr>
    <w:rPr>
      <w:rFonts w:ascii="Times New Roman" w:cs="Times New Roman" w:eastAsia="Times New Roman" w:hAnsi="Times New Roman"/>
      <w:b w:val="1"/>
      <w:color w:val="76923c"/>
      <w:sz w:val="24"/>
      <w:szCs w:val="24"/>
    </w:rPr>
    <w:tblPr>
      <w:tblStyleRowBandSize w:val="1"/>
      <w:tblStyleColBandSize w:val="1"/>
      <w:tblCellMar>
        <w:left w:w="115.0" w:type="dxa"/>
        <w:right w:w="115.0" w:type="dxa"/>
      </w:tblCellMar>
    </w:tblPr>
    <w:tcPr>
      <w:shd w:color="auto" w:fill="edf2f8" w:val="clear"/>
    </w:tcPr>
  </w:style>
  <w:style w:type="table" w:styleId="af2" w:customStyle="1">
    <w:basedOn w:val="TableNormal"/>
    <w:pPr>
      <w:spacing w:line="240" w:lineRule="auto"/>
    </w:pPr>
    <w:rPr>
      <w:rFonts w:ascii="Times New Roman" w:cs="Times New Roman" w:eastAsia="Times New Roman" w:hAnsi="Times New Roman"/>
      <w:b w:val="1"/>
      <w:color w:val="76923c"/>
      <w:sz w:val="24"/>
      <w:szCs w:val="24"/>
    </w:rPr>
    <w:tblPr>
      <w:tblStyleRowBandSize w:val="1"/>
      <w:tblStyleColBandSize w:val="1"/>
      <w:tblCellMar>
        <w:left w:w="115.0" w:type="dxa"/>
        <w:right w:w="115.0" w:type="dxa"/>
      </w:tblCellMar>
    </w:tblPr>
    <w:tcPr>
      <w:shd w:color="auto" w:fill="edf2f8" w:val="clear"/>
    </w:tcPr>
  </w:style>
  <w:style w:type="table" w:styleId="af3" w:customStyle="1">
    <w:basedOn w:val="TableNormal"/>
    <w:pPr>
      <w:spacing w:line="240" w:lineRule="auto"/>
    </w:pPr>
    <w:rPr>
      <w:rFonts w:ascii="Times New Roman" w:cs="Times New Roman" w:eastAsia="Times New Roman" w:hAnsi="Times New Roman"/>
      <w:b w:val="1"/>
      <w:color w:val="76923c"/>
      <w:sz w:val="24"/>
      <w:szCs w:val="24"/>
    </w:rPr>
    <w:tblPr>
      <w:tblStyleRowBandSize w:val="1"/>
      <w:tblStyleColBandSize w:val="1"/>
      <w:tblCellMar>
        <w:left w:w="115.0" w:type="dxa"/>
        <w:right w:w="115.0" w:type="dxa"/>
      </w:tblCellMar>
    </w:tblPr>
    <w:tcPr>
      <w:shd w:color="auto" w:fill="edf2f8" w:val="clear"/>
    </w:tcPr>
  </w:style>
  <w:style w:type="table" w:styleId="af4" w:customStyle="1">
    <w:basedOn w:val="TableNormal"/>
    <w:pPr>
      <w:spacing w:line="240" w:lineRule="auto"/>
    </w:pPr>
    <w:rPr>
      <w:rFonts w:ascii="Times New Roman" w:cs="Times New Roman" w:eastAsia="Times New Roman" w:hAnsi="Times New Roman"/>
      <w:b w:val="1"/>
      <w:color w:val="76923c"/>
      <w:sz w:val="24"/>
      <w:szCs w:val="24"/>
    </w:rPr>
    <w:tblPr>
      <w:tblStyleRowBandSize w:val="1"/>
      <w:tblStyleColBandSize w:val="1"/>
      <w:tblCellMar>
        <w:left w:w="115.0" w:type="dxa"/>
        <w:right w:w="115.0" w:type="dxa"/>
      </w:tblCellMar>
    </w:tblPr>
    <w:tcPr>
      <w:shd w:color="auto" w:fill="edf2f8" w:val="clear"/>
    </w:tcPr>
  </w:style>
  <w:style w:type="table" w:styleId="af5" w:customStyle="1">
    <w:basedOn w:val="TableNormal"/>
    <w:pPr>
      <w:spacing w:line="240" w:lineRule="auto"/>
    </w:pPr>
    <w:rPr>
      <w:rFonts w:ascii="Times New Roman" w:cs="Times New Roman" w:eastAsia="Times New Roman" w:hAnsi="Times New Roman"/>
      <w:b w:val="1"/>
      <w:color w:val="76923c"/>
      <w:sz w:val="24"/>
      <w:szCs w:val="24"/>
    </w:rPr>
    <w:tblPr>
      <w:tblStyleRowBandSize w:val="1"/>
      <w:tblStyleColBandSize w:val="1"/>
      <w:tblCellMar>
        <w:left w:w="115.0" w:type="dxa"/>
        <w:right w:w="115.0" w:type="dxa"/>
      </w:tblCellMar>
    </w:tblPr>
    <w:tcPr>
      <w:shd w:color="auto" w:fill="edf2f8" w:val="clear"/>
    </w:tcPr>
  </w:style>
  <w:style w:type="table" w:styleId="af6" w:customStyle="1">
    <w:basedOn w:val="TableNormal"/>
    <w:pPr>
      <w:spacing w:line="240" w:lineRule="auto"/>
    </w:pPr>
    <w:rPr>
      <w:rFonts w:ascii="Times New Roman" w:cs="Times New Roman" w:eastAsia="Times New Roman" w:hAnsi="Times New Roman"/>
      <w:b w:val="1"/>
      <w:color w:val="76923c"/>
      <w:sz w:val="24"/>
      <w:szCs w:val="24"/>
    </w:rPr>
    <w:tblPr>
      <w:tblStyleRowBandSize w:val="1"/>
      <w:tblStyleColBandSize w:val="1"/>
      <w:tblCellMar>
        <w:left w:w="115.0" w:type="dxa"/>
        <w:right w:w="115.0" w:type="dxa"/>
      </w:tblCellMar>
    </w:tblPr>
    <w:tcPr>
      <w:shd w:color="auto" w:fill="edf2f8" w:val="clear"/>
    </w:tcPr>
  </w:style>
  <w:style w:type="table" w:styleId="af7" w:customStyle="1">
    <w:basedOn w:val="TableNormal"/>
    <w:pPr>
      <w:spacing w:line="240" w:lineRule="auto"/>
    </w:pPr>
    <w:rPr>
      <w:rFonts w:ascii="Times New Roman" w:cs="Times New Roman" w:eastAsia="Times New Roman" w:hAnsi="Times New Roman"/>
      <w:b w:val="1"/>
      <w:color w:val="76923c"/>
      <w:sz w:val="24"/>
      <w:szCs w:val="24"/>
    </w:rPr>
    <w:tblPr>
      <w:tblStyleRowBandSize w:val="1"/>
      <w:tblStyleColBandSize w:val="1"/>
      <w:tblCellMar>
        <w:left w:w="115.0" w:type="dxa"/>
        <w:right w:w="115.0" w:type="dxa"/>
      </w:tblCellMar>
    </w:tblPr>
    <w:tcPr>
      <w:shd w:color="auto" w:fill="edf2f8" w:val="clear"/>
    </w:tcPr>
  </w:style>
  <w:style w:type="table" w:styleId="af8" w:customStyle="1">
    <w:basedOn w:val="TableNormal"/>
    <w:pPr>
      <w:spacing w:line="240" w:lineRule="auto"/>
    </w:pPr>
    <w:rPr>
      <w:rFonts w:ascii="Times New Roman" w:cs="Times New Roman" w:eastAsia="Times New Roman" w:hAnsi="Times New Roman"/>
      <w:b w:val="1"/>
      <w:color w:val="76923c"/>
      <w:sz w:val="24"/>
      <w:szCs w:val="24"/>
    </w:rPr>
    <w:tblPr>
      <w:tblStyleRowBandSize w:val="1"/>
      <w:tblStyleColBandSize w:val="1"/>
      <w:tblCellMar>
        <w:left w:w="115.0" w:type="dxa"/>
        <w:right w:w="115.0" w:type="dxa"/>
      </w:tblCellMar>
    </w:tblPr>
    <w:tcPr>
      <w:shd w:color="auto" w:fill="edf2f8" w:val="clear"/>
    </w:tcPr>
  </w:style>
  <w:style w:type="table" w:styleId="af9" w:customStyle="1">
    <w:basedOn w:val="TableNormal"/>
    <w:pPr>
      <w:spacing w:line="240" w:lineRule="auto"/>
    </w:pPr>
    <w:rPr>
      <w:rFonts w:ascii="Times New Roman" w:cs="Times New Roman" w:eastAsia="Times New Roman" w:hAnsi="Times New Roman"/>
      <w:b w:val="1"/>
      <w:color w:val="76923c"/>
      <w:sz w:val="24"/>
      <w:szCs w:val="24"/>
    </w:rPr>
    <w:tblPr>
      <w:tblStyleRowBandSize w:val="1"/>
      <w:tblStyleColBandSize w:val="1"/>
      <w:tblCellMar>
        <w:left w:w="115.0" w:type="dxa"/>
        <w:right w:w="115.0" w:type="dxa"/>
      </w:tblCellMar>
    </w:tblPr>
    <w:tcPr>
      <w:shd w:color="auto" w:fill="edf2f8" w:val="clear"/>
    </w:tcPr>
  </w:style>
  <w:style w:type="table" w:styleId="afa" w:customStyle="1">
    <w:basedOn w:val="TableNormal"/>
    <w:pPr>
      <w:spacing w:line="240" w:lineRule="auto"/>
    </w:pPr>
    <w:rPr>
      <w:rFonts w:ascii="Times New Roman" w:cs="Times New Roman" w:eastAsia="Times New Roman" w:hAnsi="Times New Roman"/>
      <w:b w:val="1"/>
      <w:color w:val="76923c"/>
      <w:sz w:val="24"/>
      <w:szCs w:val="24"/>
    </w:rPr>
    <w:tblPr>
      <w:tblStyleRowBandSize w:val="1"/>
      <w:tblStyleColBandSize w:val="1"/>
      <w:tblCellMar>
        <w:left w:w="115.0" w:type="dxa"/>
        <w:right w:w="115.0" w:type="dxa"/>
      </w:tblCellMar>
    </w:tblPr>
    <w:tcPr>
      <w:shd w:color="auto"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rFonts w:ascii="Times New Roman" w:cs="Times New Roman" w:eastAsia="Times New Roman" w:hAnsi="Times New Roman"/>
      <w:b w:val="1"/>
      <w:color w:val="76923c"/>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rFonts w:ascii="Times New Roman" w:cs="Times New Roman" w:eastAsia="Times New Roman" w:hAnsi="Times New Roman"/>
      <w:b w:val="1"/>
      <w:color w:val="76923c"/>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rFonts w:ascii="Times New Roman" w:cs="Times New Roman" w:eastAsia="Times New Roman" w:hAnsi="Times New Roman"/>
      <w:b w:val="1"/>
      <w:color w:val="76923c"/>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rFonts w:ascii="Times New Roman" w:cs="Times New Roman" w:eastAsia="Times New Roman" w:hAnsi="Times New Roman"/>
      <w:b w:val="1"/>
      <w:color w:val="76923c"/>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rFonts w:ascii="Times New Roman" w:cs="Times New Roman" w:eastAsia="Times New Roman" w:hAnsi="Times New Roman"/>
      <w:b w:val="1"/>
      <w:color w:val="76923c"/>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rFonts w:ascii="Times New Roman" w:cs="Times New Roman" w:eastAsia="Times New Roman" w:hAnsi="Times New Roman"/>
      <w:b w:val="1"/>
      <w:color w:val="76923c"/>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rFonts w:ascii="Times New Roman" w:cs="Times New Roman" w:eastAsia="Times New Roman" w:hAnsi="Times New Roman"/>
      <w:b w:val="1"/>
      <w:color w:val="76923c"/>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rFonts w:ascii="Times New Roman" w:cs="Times New Roman" w:eastAsia="Times New Roman" w:hAnsi="Times New Roman"/>
      <w:b w:val="1"/>
      <w:color w:val="76923c"/>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rFonts w:ascii="Times New Roman" w:cs="Times New Roman" w:eastAsia="Times New Roman" w:hAnsi="Times New Roman"/>
      <w:b w:val="1"/>
      <w:color w:val="76923c"/>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rFonts w:ascii="Times New Roman" w:cs="Times New Roman" w:eastAsia="Times New Roman" w:hAnsi="Times New Roman"/>
      <w:b w:val="1"/>
      <w:color w:val="76923c"/>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rFonts w:ascii="Times New Roman" w:cs="Times New Roman" w:eastAsia="Times New Roman" w:hAnsi="Times New Roman"/>
      <w:b w:val="1"/>
      <w:color w:val="76923c"/>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rFonts w:ascii="Times New Roman" w:cs="Times New Roman" w:eastAsia="Times New Roman" w:hAnsi="Times New Roman"/>
      <w:b w:val="1"/>
      <w:color w:val="76923c"/>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pPr>
      <w:spacing w:line="240" w:lineRule="auto"/>
    </w:pPr>
    <w:rPr>
      <w:rFonts w:ascii="Times New Roman" w:cs="Times New Roman" w:eastAsia="Times New Roman" w:hAnsi="Times New Roman"/>
      <w:b w:val="1"/>
      <w:color w:val="76923c"/>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rFonts w:ascii="Times New Roman" w:cs="Times New Roman" w:eastAsia="Times New Roman" w:hAnsi="Times New Roman"/>
      <w:b w:val="1"/>
      <w:color w:val="76923c"/>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8.png"/><Relationship Id="rId8" Type="http://schemas.microsoft.com/office/2011/relationships/commentsExtended" Target="commentsExtended.xml"/><Relationship Id="rId21"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7.jpg"/><Relationship Id="rId17" Type="http://schemas.openxmlformats.org/officeDocument/2006/relationships/image" Target="media/image9.png"/><Relationship Id="rId7" Type="http://schemas.openxmlformats.org/officeDocument/2006/relationships/customXml" Target="../customXML/item1.xml"/><Relationship Id="rId25" Type="http://schemas.openxmlformats.org/officeDocument/2006/relationships/customXml" Target="../customXML/item4.xml"/><Relationship Id="rId20" Type="http://schemas.openxmlformats.org/officeDocument/2006/relationships/hyperlink" Target="https://revistageneticabovina.com/biotecnologia/iatf-3/" TargetMode="External"/><Relationship Id="rId2" Type="http://schemas.openxmlformats.org/officeDocument/2006/relationships/comments" Target="comments.xml"/><Relationship Id="rId16" Type="http://schemas.openxmlformats.org/officeDocument/2006/relationships/image" Target="media/image3.png"/><Relationship Id="rId11" Type="http://schemas.openxmlformats.org/officeDocument/2006/relationships/image" Target="media/image1.png"/><Relationship Id="rId1" Type="http://schemas.openxmlformats.org/officeDocument/2006/relationships/theme" Target="theme/theme1.xml"/><Relationship Id="rId6" Type="http://schemas.openxmlformats.org/officeDocument/2006/relationships/styles" Target="styles.xml"/><Relationship Id="rId24" Type="http://schemas.openxmlformats.org/officeDocument/2006/relationships/customXml" Target="../customXML/item3.xml"/><Relationship Id="rId15" Type="http://schemas.openxmlformats.org/officeDocument/2006/relationships/image" Target="media/image4.png"/><Relationship Id="rId5" Type="http://schemas.openxmlformats.org/officeDocument/2006/relationships/numbering" Target="numbering.xml"/><Relationship Id="rId23" Type="http://schemas.openxmlformats.org/officeDocument/2006/relationships/customXml" Target="../customXML/item2.xml"/><Relationship Id="rId10" Type="http://schemas.openxmlformats.org/officeDocument/2006/relationships/image" Target="media/image6.png"/><Relationship Id="rId19" Type="http://schemas.openxmlformats.org/officeDocument/2006/relationships/image" Target="media/image10.png"/><Relationship Id="rId22" Type="http://schemas.openxmlformats.org/officeDocument/2006/relationships/footer" Target="footer1.xml"/><Relationship Id="rId4" Type="http://schemas.openxmlformats.org/officeDocument/2006/relationships/fontTable" Target="fontTable.xml"/><Relationship Id="rId9" Type="http://schemas.openxmlformats.org/officeDocument/2006/relationships/image" Target="media/image2.png"/><Relationship Id="rId14"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9" Type="http://schemas.openxmlformats.org/officeDocument/2006/relationships/font" Target="fonts/CambriaMath-regular.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Egle4ucsqFSMShKkRAMlWYBg0nQ==">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</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439229F0-62CF-4D6D-8B82-82B0C4A52094}"/>
</file>

<file path=customXML/itemProps3.xml><?xml version="1.0" encoding="utf-8"?>
<ds:datastoreItem xmlns:ds="http://schemas.openxmlformats.org/officeDocument/2006/customXml" ds:itemID="{69BD85BB-8463-42AB-BA06-A5395221D550}"/>
</file>

<file path=customXML/itemProps4.xml><?xml version="1.0" encoding="utf-8"?>
<ds:datastoreItem xmlns:ds="http://schemas.openxmlformats.org/officeDocument/2006/customXml" ds:itemID="{FB983B80-508F-409C-BB6D-DFF9539CA2EB}"/>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dcterms:created xsi:type="dcterms:W3CDTF">2022-04-28T14:47:00Z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Order">
    <vt:r8>11753900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y fmtid="{D5CDD505-2E9C-101B-9397-08002B2CF9AE}" pid="9" name="xd_Signature">
    <vt:bool>false</vt:bool>
  </property>
  <property fmtid="{D5CDD505-2E9C-101B-9397-08002B2CF9AE}" pid="10" name="xd_ProgID">
    <vt:lpwstr/>
  </property>
  <property fmtid="{D5CDD505-2E9C-101B-9397-08002B2CF9AE}" pid="11" name="TemplateUrl">
    <vt:lpwstr/>
  </property>
  <property fmtid="{D5CDD505-2E9C-101B-9397-08002B2CF9AE}" pid="12" name="MediaServiceImageTags">
    <vt:lpwstr/>
  </property>
</Properties>
</file>